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hint="eastAsia"/>
          <w:sz w:val="24"/>
          <w:szCs w:val="24"/>
          <w14:ligatures w14:val="none"/>
        </w:rPr>
        <w:id w:val="390241664"/>
      </w:sdtPr>
      <w:sdtEndPr>
        <w:rPr>
          <w:rFonts w:hint="default"/>
          <w:sz w:val="21"/>
          <w:szCs w:val="20"/>
          <w:lang w:val="zh-CN"/>
        </w:rPr>
      </w:sdtEndPr>
      <w:sdtContent>
        <w:p w14:paraId="7E4E1F37" w14:textId="77777777" w:rsidR="004D00D9" w:rsidRDefault="004D00D9">
          <w:pPr>
            <w:adjustRightInd w:val="0"/>
            <w:snapToGrid w:val="0"/>
            <w:spacing w:line="360" w:lineRule="auto"/>
            <w:ind w:firstLineChars="0" w:firstLine="0"/>
            <w:rPr>
              <w:sz w:val="24"/>
              <w:szCs w:val="24"/>
              <w14:ligatures w14:val="none"/>
            </w:rPr>
          </w:pPr>
        </w:p>
        <w:p w14:paraId="7E4E1F38" w14:textId="77777777" w:rsidR="004D00D9" w:rsidRDefault="00000000">
          <w:pPr>
            <w:adjustRightInd w:val="0"/>
            <w:snapToGrid w:val="0"/>
            <w:spacing w:before="240" w:after="60" w:line="312" w:lineRule="auto"/>
            <w:ind w:firstLineChars="0" w:firstLine="0"/>
            <w:jc w:val="left"/>
            <w:rPr>
              <w:rFonts w:ascii="等线 Light" w:hAnsi="等线 Light" w:hint="eastAsia"/>
              <w:b/>
              <w:bCs/>
              <w:kern w:val="28"/>
              <w:sz w:val="32"/>
              <w:szCs w:val="32"/>
              <w14:ligatures w14:val="none"/>
            </w:rPr>
          </w:pPr>
          <w:r>
            <w:rPr>
              <w:rFonts w:hint="eastAsia"/>
              <w:b/>
              <w:bCs/>
              <w:kern w:val="28"/>
              <w:sz w:val="32"/>
              <w:szCs w:val="32"/>
              <w14:ligatures w14:val="none"/>
            </w:rPr>
            <w:t>项目</w:t>
          </w:r>
          <w:r>
            <w:rPr>
              <w:b/>
              <w:bCs/>
              <w:kern w:val="28"/>
              <w:sz w:val="32"/>
              <w:szCs w:val="32"/>
              <w14:ligatures w14:val="none"/>
            </w:rPr>
            <w:t>编号：</w:t>
          </w:r>
          <w:r>
            <w:rPr>
              <w:b/>
              <w:bCs/>
              <w:kern w:val="28"/>
              <w:sz w:val="32"/>
              <w:szCs w:val="32"/>
              <w14:ligatures w14:val="none"/>
            </w:rPr>
            <w:t>2024YFB4206500</w:t>
          </w:r>
          <w:r>
            <w:rPr>
              <w:rFonts w:ascii="等线 Light" w:hAnsi="等线 Light"/>
              <w:b/>
              <w:bCs/>
              <w:kern w:val="28"/>
              <w:sz w:val="32"/>
              <w:szCs w:val="32"/>
              <w14:ligatures w14:val="none"/>
            </w:rPr>
            <w:t xml:space="preserve">            </w:t>
          </w:r>
          <w:r>
            <w:rPr>
              <w:rFonts w:ascii="等线 Light" w:hAnsi="等线 Light" w:hint="eastAsia"/>
              <w:b/>
              <w:bCs/>
              <w:kern w:val="28"/>
              <w:sz w:val="32"/>
              <w:szCs w:val="32"/>
              <w14:ligatures w14:val="none"/>
            </w:rPr>
            <w:t xml:space="preserve">    </w:t>
          </w:r>
          <w:r>
            <w:rPr>
              <w:rFonts w:ascii="等线 Light" w:hAnsi="等线 Light" w:hint="eastAsia"/>
              <w:b/>
              <w:bCs/>
              <w:kern w:val="28"/>
              <w:sz w:val="32"/>
              <w:szCs w:val="32"/>
              <w14:ligatures w14:val="none"/>
            </w:rPr>
            <w:t>密级：公开</w:t>
          </w:r>
        </w:p>
        <w:p w14:paraId="7E4E1F39" w14:textId="77777777" w:rsidR="004D00D9" w:rsidRDefault="004D00D9">
          <w:pPr>
            <w:tabs>
              <w:tab w:val="left" w:pos="8640"/>
            </w:tabs>
            <w:adjustRightInd w:val="0"/>
            <w:snapToGrid w:val="0"/>
            <w:spacing w:line="520" w:lineRule="exact"/>
            <w:ind w:rightChars="204" w:right="571" w:firstLineChars="0" w:firstLine="0"/>
            <w:rPr>
              <w:rFonts w:eastAsia="黑体" w:cs="Courier New"/>
              <w:sz w:val="24"/>
              <w:szCs w:val="21"/>
              <w14:ligatures w14:val="none"/>
            </w:rPr>
          </w:pPr>
        </w:p>
        <w:p w14:paraId="7E4E1F3A" w14:textId="77777777" w:rsidR="004D00D9" w:rsidRDefault="004D00D9">
          <w:pPr>
            <w:tabs>
              <w:tab w:val="left" w:pos="8640"/>
            </w:tabs>
            <w:adjustRightInd w:val="0"/>
            <w:snapToGrid w:val="0"/>
            <w:spacing w:line="520" w:lineRule="exact"/>
            <w:ind w:rightChars="204" w:right="571" w:firstLineChars="0" w:firstLine="0"/>
            <w:rPr>
              <w:rFonts w:eastAsia="黑体" w:cs="Courier New"/>
              <w:sz w:val="24"/>
              <w:szCs w:val="21"/>
              <w14:ligatures w14:val="none"/>
            </w:rPr>
          </w:pPr>
        </w:p>
        <w:p w14:paraId="7E4E1F3B" w14:textId="77777777" w:rsidR="004D00D9" w:rsidRDefault="004D00D9">
          <w:pPr>
            <w:adjustRightInd w:val="0"/>
            <w:snapToGrid w:val="0"/>
            <w:spacing w:line="360" w:lineRule="auto"/>
            <w:ind w:firstLineChars="0" w:firstLine="0"/>
            <w:jc w:val="center"/>
            <w:rPr>
              <w:color w:val="000000"/>
              <w:sz w:val="36"/>
              <w:szCs w:val="24"/>
              <w14:ligatures w14:val="none"/>
            </w:rPr>
          </w:pPr>
        </w:p>
        <w:p w14:paraId="7E4E1F3C" w14:textId="77777777" w:rsidR="004D00D9" w:rsidRDefault="00000000">
          <w:pPr>
            <w:adjustRightInd w:val="0"/>
            <w:snapToGrid w:val="0"/>
            <w:spacing w:line="360" w:lineRule="auto"/>
            <w:ind w:firstLineChars="0" w:firstLine="0"/>
            <w:jc w:val="center"/>
            <w:rPr>
              <w:rFonts w:ascii="宋体" w:hAnsi="宋体" w:cs="宋体" w:hint="eastAsia"/>
              <w:b/>
              <w:bCs/>
              <w:color w:val="000000"/>
              <w:sz w:val="44"/>
              <w:szCs w:val="44"/>
              <w14:ligatures w14:val="none"/>
            </w:rPr>
          </w:pPr>
          <w:bookmarkStart w:id="0" w:name="_Hlk227486250"/>
          <w:r>
            <w:rPr>
              <w:rFonts w:ascii="宋体" w:hAnsi="宋体" w:cs="宋体" w:hint="eastAsia"/>
              <w:b/>
              <w:bCs/>
              <w:color w:val="000000"/>
              <w:sz w:val="44"/>
              <w:szCs w:val="44"/>
              <w14:ligatures w14:val="none"/>
            </w:rPr>
            <w:t>融合电</w:t>
          </w:r>
          <w:r>
            <w:rPr>
              <w:rFonts w:ascii="宋体" w:hAnsi="宋体" w:cs="宋体"/>
              <w:b/>
              <w:bCs/>
              <w:color w:val="000000"/>
              <w:sz w:val="44"/>
              <w:szCs w:val="44"/>
              <w14:ligatures w14:val="none"/>
            </w:rPr>
            <w:t>/热/燃料多能转化与动态平衡的综合优化设计技术</w:t>
          </w:r>
        </w:p>
        <w:bookmarkEnd w:id="0"/>
        <w:p w14:paraId="7E4E1F3D" w14:textId="77777777" w:rsidR="004D00D9" w:rsidRDefault="00000000">
          <w:pPr>
            <w:adjustRightInd w:val="0"/>
            <w:snapToGrid w:val="0"/>
            <w:spacing w:line="360" w:lineRule="auto"/>
            <w:ind w:firstLineChars="0" w:firstLine="0"/>
            <w:jc w:val="center"/>
            <w:rPr>
              <w:rFonts w:ascii="宋体" w:hAnsi="宋体" w:cs="宋体" w:hint="eastAsia"/>
              <w:color w:val="000000"/>
              <w:sz w:val="36"/>
              <w:szCs w:val="36"/>
              <w14:ligatures w14:val="none"/>
            </w:rPr>
          </w:pPr>
          <w:r>
            <w:rPr>
              <w:rFonts w:ascii="宋体" w:hAnsi="宋体" w:cs="宋体" w:hint="eastAsia"/>
              <w:color w:val="000000"/>
              <w:sz w:val="36"/>
              <w:szCs w:val="36"/>
              <w14:ligatures w14:val="none"/>
            </w:rPr>
            <w:t>（课题编号：</w:t>
          </w:r>
          <w:r>
            <w:rPr>
              <w:color w:val="000000"/>
              <w:sz w:val="36"/>
              <w:szCs w:val="36"/>
              <w14:ligatures w14:val="none"/>
            </w:rPr>
            <w:t>2024YFB4206502</w:t>
          </w:r>
          <w:r>
            <w:rPr>
              <w:rFonts w:ascii="宋体" w:hAnsi="宋体" w:cs="宋体" w:hint="eastAsia"/>
              <w:color w:val="000000"/>
              <w:sz w:val="36"/>
              <w:szCs w:val="36"/>
              <w14:ligatures w14:val="none"/>
            </w:rPr>
            <w:t>）</w:t>
          </w:r>
        </w:p>
        <w:p w14:paraId="7E4E1F3E" w14:textId="77777777" w:rsidR="004D00D9" w:rsidRDefault="004D00D9">
          <w:pPr>
            <w:adjustRightInd w:val="0"/>
            <w:snapToGrid w:val="0"/>
            <w:spacing w:line="600" w:lineRule="exact"/>
            <w:ind w:left="420" w:firstLineChars="0" w:firstLine="0"/>
            <w:rPr>
              <w:rFonts w:cs="Courier New"/>
              <w:color w:val="000000"/>
              <w:sz w:val="32"/>
              <w:szCs w:val="21"/>
              <w14:ligatures w14:val="none"/>
            </w:rPr>
          </w:pPr>
        </w:p>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9"/>
            <w:gridCol w:w="6475"/>
          </w:tblGrid>
          <w:tr w:rsidR="004D00D9" w14:paraId="7E4E1F41" w14:textId="77777777">
            <w:trPr>
              <w:trHeight w:val="822"/>
            </w:trPr>
            <w:tc>
              <w:tcPr>
                <w:tcW w:w="1193" w:type="pct"/>
                <w:vAlign w:val="bottom"/>
              </w:tcPr>
              <w:p w14:paraId="7E4E1F3F" w14:textId="77777777" w:rsidR="004D00D9" w:rsidRDefault="00000000">
                <w:pPr>
                  <w:tabs>
                    <w:tab w:val="left" w:pos="8640"/>
                  </w:tabs>
                  <w:adjustRightInd w:val="0"/>
                  <w:snapToGrid w:val="0"/>
                  <w:spacing w:line="360" w:lineRule="auto"/>
                  <w:ind w:firstLineChars="0" w:firstLine="0"/>
                  <w:jc w:val="distribute"/>
                  <w:rPr>
                    <w:rFonts w:ascii="宋体" w:hAnsi="宋体" w:hint="eastAsia"/>
                    <w:b/>
                    <w:bCs/>
                    <w:sz w:val="30"/>
                    <w:szCs w:val="30"/>
                    <w14:ligatures w14:val="none"/>
                  </w:rPr>
                </w:pPr>
                <w:r>
                  <w:rPr>
                    <w:rFonts w:ascii="宋体" w:hAnsi="宋体" w:hint="eastAsia"/>
                    <w:b/>
                    <w:bCs/>
                    <w:sz w:val="30"/>
                    <w:szCs w:val="30"/>
                    <w14:ligatures w14:val="none"/>
                  </w:rPr>
                  <w:t>所属项目</w:t>
                </w:r>
                <w:r>
                  <w:rPr>
                    <w:rFonts w:ascii="宋体" w:hAnsi="宋体"/>
                    <w:b/>
                    <w:bCs/>
                    <w:sz w:val="30"/>
                    <w:szCs w:val="30"/>
                    <w14:ligatures w14:val="none"/>
                  </w:rPr>
                  <w:t>：</w:t>
                </w:r>
              </w:p>
            </w:tc>
            <w:tc>
              <w:tcPr>
                <w:tcW w:w="3807" w:type="pct"/>
                <w:tcBorders>
                  <w:bottom w:val="single" w:sz="4" w:space="0" w:color="auto"/>
                </w:tcBorders>
                <w:vAlign w:val="bottom"/>
              </w:tcPr>
              <w:p w14:paraId="7E4E1F40" w14:textId="77777777" w:rsidR="004D00D9" w:rsidRDefault="00000000">
                <w:pPr>
                  <w:tabs>
                    <w:tab w:val="left" w:pos="8640"/>
                  </w:tabs>
                  <w:adjustRightInd w:val="0"/>
                  <w:snapToGrid w:val="0"/>
                  <w:spacing w:line="240" w:lineRule="auto"/>
                  <w:ind w:firstLineChars="0" w:firstLine="0"/>
                  <w:rPr>
                    <w:rFonts w:ascii="宋体" w:hAnsi="宋体" w:hint="eastAsia"/>
                    <w:sz w:val="30"/>
                    <w:szCs w:val="30"/>
                    <w14:ligatures w14:val="none"/>
                  </w:rPr>
                </w:pPr>
                <w:r>
                  <w:rPr>
                    <w:rFonts w:ascii="宋体" w:hAnsi="宋体" w:hint="eastAsia"/>
                    <w:sz w:val="30"/>
                    <w:szCs w:val="30"/>
                    <w14:ligatures w14:val="none"/>
                  </w:rPr>
                  <w:t>分布式可再生综合能源系统设计和能量管理一体化平台技术</w:t>
                </w:r>
              </w:p>
            </w:tc>
          </w:tr>
          <w:tr w:rsidR="004D00D9" w14:paraId="7E4E1F44" w14:textId="77777777">
            <w:trPr>
              <w:trHeight w:val="822"/>
            </w:trPr>
            <w:tc>
              <w:tcPr>
                <w:tcW w:w="1193" w:type="pct"/>
                <w:vAlign w:val="bottom"/>
              </w:tcPr>
              <w:p w14:paraId="7E4E1F42" w14:textId="77777777" w:rsidR="004D00D9" w:rsidRDefault="00000000">
                <w:pPr>
                  <w:tabs>
                    <w:tab w:val="left" w:pos="8640"/>
                  </w:tabs>
                  <w:adjustRightInd w:val="0"/>
                  <w:snapToGrid w:val="0"/>
                  <w:spacing w:line="360" w:lineRule="auto"/>
                  <w:ind w:firstLineChars="0" w:firstLine="0"/>
                  <w:jc w:val="distribute"/>
                  <w:rPr>
                    <w:rFonts w:ascii="宋体" w:hAnsi="宋体" w:hint="eastAsia"/>
                    <w:b/>
                    <w:bCs/>
                    <w:sz w:val="30"/>
                    <w:szCs w:val="30"/>
                    <w14:ligatures w14:val="none"/>
                  </w:rPr>
                </w:pPr>
                <w:r>
                  <w:rPr>
                    <w:rFonts w:ascii="宋体" w:hAnsi="宋体"/>
                    <w:b/>
                    <w:bCs/>
                    <w:sz w:val="30"/>
                    <w:szCs w:val="30"/>
                    <w14:ligatures w14:val="none"/>
                  </w:rPr>
                  <w:t>支持渠道：</w:t>
                </w:r>
              </w:p>
            </w:tc>
            <w:tc>
              <w:tcPr>
                <w:tcW w:w="3807" w:type="pct"/>
                <w:tcBorders>
                  <w:top w:val="single" w:sz="4" w:space="0" w:color="auto"/>
                  <w:bottom w:val="single" w:sz="4" w:space="0" w:color="auto"/>
                </w:tcBorders>
                <w:vAlign w:val="bottom"/>
              </w:tcPr>
              <w:p w14:paraId="7E4E1F43" w14:textId="77777777" w:rsidR="004D00D9" w:rsidRDefault="00000000">
                <w:pPr>
                  <w:tabs>
                    <w:tab w:val="left" w:pos="8640"/>
                  </w:tabs>
                  <w:adjustRightInd w:val="0"/>
                  <w:snapToGrid w:val="0"/>
                  <w:spacing w:line="360" w:lineRule="auto"/>
                  <w:ind w:firstLineChars="0" w:firstLine="0"/>
                  <w:rPr>
                    <w:rFonts w:ascii="宋体" w:hAnsi="宋体" w:hint="eastAsia"/>
                    <w:sz w:val="30"/>
                    <w:szCs w:val="30"/>
                    <w14:ligatures w14:val="none"/>
                  </w:rPr>
                </w:pPr>
                <w:r>
                  <w:rPr>
                    <w:rFonts w:ascii="宋体" w:hAnsi="宋体"/>
                    <w:sz w:val="30"/>
                    <w:szCs w:val="30"/>
                    <w14:ligatures w14:val="none"/>
                  </w:rPr>
                  <w:t>国家重点研发计划</w:t>
                </w:r>
              </w:p>
            </w:tc>
          </w:tr>
          <w:tr w:rsidR="004D00D9" w14:paraId="7E4E1F47" w14:textId="77777777">
            <w:trPr>
              <w:trHeight w:val="822"/>
            </w:trPr>
            <w:tc>
              <w:tcPr>
                <w:tcW w:w="1193" w:type="pct"/>
                <w:vAlign w:val="bottom"/>
              </w:tcPr>
              <w:p w14:paraId="7E4E1F45" w14:textId="77777777" w:rsidR="004D00D9" w:rsidRDefault="00000000">
                <w:pPr>
                  <w:tabs>
                    <w:tab w:val="left" w:pos="8640"/>
                  </w:tabs>
                  <w:adjustRightInd w:val="0"/>
                  <w:snapToGrid w:val="0"/>
                  <w:spacing w:line="360" w:lineRule="auto"/>
                  <w:ind w:firstLineChars="0" w:firstLine="0"/>
                  <w:jc w:val="distribute"/>
                  <w:rPr>
                    <w:rFonts w:ascii="宋体" w:hAnsi="宋体" w:hint="eastAsia"/>
                    <w:b/>
                    <w:bCs/>
                    <w:sz w:val="30"/>
                    <w:szCs w:val="30"/>
                    <w14:ligatures w14:val="none"/>
                  </w:rPr>
                </w:pPr>
                <w:r>
                  <w:rPr>
                    <w:rFonts w:ascii="宋体" w:hAnsi="宋体" w:hint="eastAsia"/>
                    <w:b/>
                    <w:bCs/>
                    <w:sz w:val="30"/>
                    <w:szCs w:val="30"/>
                    <w14:ligatures w14:val="none"/>
                  </w:rPr>
                  <w:t>所属专项：</w:t>
                </w:r>
              </w:p>
            </w:tc>
            <w:tc>
              <w:tcPr>
                <w:tcW w:w="3807" w:type="pct"/>
                <w:tcBorders>
                  <w:top w:val="single" w:sz="4" w:space="0" w:color="auto"/>
                  <w:bottom w:val="single" w:sz="4" w:space="0" w:color="auto"/>
                </w:tcBorders>
                <w:vAlign w:val="bottom"/>
              </w:tcPr>
              <w:p w14:paraId="7E4E1F46" w14:textId="77777777" w:rsidR="004D00D9" w:rsidRDefault="00000000">
                <w:pPr>
                  <w:tabs>
                    <w:tab w:val="left" w:pos="8640"/>
                  </w:tabs>
                  <w:adjustRightInd w:val="0"/>
                  <w:snapToGrid w:val="0"/>
                  <w:spacing w:line="360" w:lineRule="auto"/>
                  <w:ind w:firstLineChars="0" w:firstLine="0"/>
                  <w:rPr>
                    <w:rFonts w:ascii="宋体" w:hAnsi="宋体" w:hint="eastAsia"/>
                    <w:sz w:val="30"/>
                    <w:szCs w:val="30"/>
                    <w14:ligatures w14:val="none"/>
                  </w:rPr>
                </w:pPr>
                <w:r>
                  <w:rPr>
                    <w:rFonts w:ascii="宋体" w:hAnsi="宋体" w:hint="eastAsia"/>
                    <w:sz w:val="30"/>
                    <w:szCs w:val="30"/>
                    <w14:ligatures w14:val="none"/>
                  </w:rPr>
                  <w:t>可再生能源技术</w:t>
                </w:r>
              </w:p>
            </w:tc>
          </w:tr>
          <w:tr w:rsidR="004D00D9" w14:paraId="7E4E1F4A" w14:textId="77777777">
            <w:trPr>
              <w:trHeight w:val="822"/>
            </w:trPr>
            <w:tc>
              <w:tcPr>
                <w:tcW w:w="1193" w:type="pct"/>
                <w:vAlign w:val="bottom"/>
              </w:tcPr>
              <w:p w14:paraId="7E4E1F48" w14:textId="77777777" w:rsidR="004D00D9" w:rsidRDefault="00000000">
                <w:pPr>
                  <w:tabs>
                    <w:tab w:val="left" w:pos="8640"/>
                  </w:tabs>
                  <w:adjustRightInd w:val="0"/>
                  <w:snapToGrid w:val="0"/>
                  <w:spacing w:line="360" w:lineRule="auto"/>
                  <w:ind w:firstLineChars="0" w:firstLine="0"/>
                  <w:jc w:val="distribute"/>
                  <w:rPr>
                    <w:rFonts w:ascii="宋体" w:hAnsi="宋体" w:hint="eastAsia"/>
                    <w:b/>
                    <w:bCs/>
                    <w:sz w:val="30"/>
                    <w:szCs w:val="30"/>
                    <w14:ligatures w14:val="none"/>
                  </w:rPr>
                </w:pPr>
                <w:r>
                  <w:rPr>
                    <w:rFonts w:ascii="宋体" w:hAnsi="宋体" w:hint="eastAsia"/>
                    <w:b/>
                    <w:bCs/>
                    <w:sz w:val="30"/>
                    <w:szCs w:val="30"/>
                    <w14:ligatures w14:val="none"/>
                  </w:rPr>
                  <w:t>承担单位</w:t>
                </w:r>
                <w:r>
                  <w:rPr>
                    <w:rFonts w:ascii="宋体" w:hAnsi="宋体"/>
                    <w:b/>
                    <w:bCs/>
                    <w:sz w:val="30"/>
                    <w:szCs w:val="30"/>
                    <w14:ligatures w14:val="none"/>
                  </w:rPr>
                  <w:t>：</w:t>
                </w:r>
              </w:p>
            </w:tc>
            <w:tc>
              <w:tcPr>
                <w:tcW w:w="3807" w:type="pct"/>
                <w:tcBorders>
                  <w:top w:val="single" w:sz="4" w:space="0" w:color="auto"/>
                  <w:bottom w:val="single" w:sz="4" w:space="0" w:color="auto"/>
                </w:tcBorders>
                <w:vAlign w:val="bottom"/>
              </w:tcPr>
              <w:p w14:paraId="7E4E1F49" w14:textId="77777777" w:rsidR="004D00D9" w:rsidRDefault="00000000">
                <w:pPr>
                  <w:tabs>
                    <w:tab w:val="left" w:pos="8640"/>
                  </w:tabs>
                  <w:adjustRightInd w:val="0"/>
                  <w:snapToGrid w:val="0"/>
                  <w:spacing w:line="360" w:lineRule="auto"/>
                  <w:ind w:firstLineChars="0" w:firstLine="0"/>
                  <w:rPr>
                    <w:rFonts w:ascii="宋体" w:hAnsi="宋体" w:hint="eastAsia"/>
                    <w:sz w:val="30"/>
                    <w:szCs w:val="30"/>
                    <w14:ligatures w14:val="none"/>
                  </w:rPr>
                </w:pPr>
                <w:r>
                  <w:rPr>
                    <w:bCs/>
                    <w:kern w:val="0"/>
                    <w:sz w:val="32"/>
                    <w:szCs w:val="52"/>
                  </w:rPr>
                  <w:t>西安</w:t>
                </w:r>
                <w:r>
                  <w:rPr>
                    <w:rFonts w:hint="eastAsia"/>
                    <w:bCs/>
                    <w:kern w:val="0"/>
                    <w:sz w:val="32"/>
                    <w:szCs w:val="52"/>
                  </w:rPr>
                  <w:t>交通大学</w:t>
                </w:r>
                <w:r>
                  <w:rPr>
                    <w:bCs/>
                    <w:kern w:val="0"/>
                    <w:sz w:val="32"/>
                    <w:szCs w:val="52"/>
                  </w:rPr>
                  <w:t>、</w:t>
                </w:r>
                <w:bookmarkStart w:id="1" w:name="OLE_LINK10"/>
                <w:r>
                  <w:rPr>
                    <w:bCs/>
                    <w:kern w:val="0"/>
                    <w:sz w:val="32"/>
                    <w:szCs w:val="52"/>
                  </w:rPr>
                  <w:t>华电电力科学研究院有限公司</w:t>
                </w:r>
                <w:r>
                  <w:rPr>
                    <w:rFonts w:hint="eastAsia"/>
                    <w:bCs/>
                    <w:kern w:val="0"/>
                    <w:sz w:val="32"/>
                    <w:szCs w:val="52"/>
                  </w:rPr>
                  <w:t>、</w:t>
                </w:r>
                <w:bookmarkEnd w:id="1"/>
                <w:r>
                  <w:rPr>
                    <w:rFonts w:hint="eastAsia"/>
                    <w:bCs/>
                    <w:kern w:val="0"/>
                    <w:sz w:val="32"/>
                    <w:szCs w:val="52"/>
                  </w:rPr>
                  <w:t>中国科学院工程热物理研究所、浙江大学、中国华电集团海南有限公司</w:t>
                </w:r>
              </w:p>
            </w:tc>
          </w:tr>
          <w:tr w:rsidR="004D00D9" w14:paraId="7E4E1F4D" w14:textId="77777777">
            <w:trPr>
              <w:trHeight w:val="822"/>
            </w:trPr>
            <w:tc>
              <w:tcPr>
                <w:tcW w:w="1193" w:type="pct"/>
                <w:vAlign w:val="bottom"/>
              </w:tcPr>
              <w:p w14:paraId="7E4E1F4B" w14:textId="77777777" w:rsidR="004D00D9" w:rsidRDefault="00000000">
                <w:pPr>
                  <w:tabs>
                    <w:tab w:val="left" w:pos="8640"/>
                  </w:tabs>
                  <w:adjustRightInd w:val="0"/>
                  <w:snapToGrid w:val="0"/>
                  <w:spacing w:line="360" w:lineRule="auto"/>
                  <w:ind w:firstLineChars="0" w:firstLine="0"/>
                  <w:jc w:val="distribute"/>
                  <w:rPr>
                    <w:rFonts w:ascii="宋体" w:hAnsi="宋体" w:hint="eastAsia"/>
                    <w:b/>
                    <w:bCs/>
                    <w:sz w:val="30"/>
                    <w:szCs w:val="30"/>
                    <w14:ligatures w14:val="none"/>
                  </w:rPr>
                </w:pPr>
                <w:r>
                  <w:rPr>
                    <w:rFonts w:ascii="宋体" w:hAnsi="宋体"/>
                    <w:b/>
                    <w:bCs/>
                    <w:sz w:val="30"/>
                    <w:szCs w:val="30"/>
                    <w14:ligatures w14:val="none"/>
                  </w:rPr>
                  <w:t>编制时间：</w:t>
                </w:r>
              </w:p>
            </w:tc>
            <w:tc>
              <w:tcPr>
                <w:tcW w:w="3807" w:type="pct"/>
                <w:tcBorders>
                  <w:top w:val="single" w:sz="4" w:space="0" w:color="auto"/>
                  <w:bottom w:val="single" w:sz="4" w:space="0" w:color="auto"/>
                </w:tcBorders>
                <w:vAlign w:val="bottom"/>
              </w:tcPr>
              <w:p w14:paraId="7E4E1F4C" w14:textId="77777777" w:rsidR="004D00D9" w:rsidRDefault="00000000">
                <w:pPr>
                  <w:tabs>
                    <w:tab w:val="left" w:pos="8640"/>
                  </w:tabs>
                  <w:adjustRightInd w:val="0"/>
                  <w:snapToGrid w:val="0"/>
                  <w:spacing w:line="360" w:lineRule="auto"/>
                  <w:ind w:firstLineChars="0" w:firstLine="0"/>
                  <w:rPr>
                    <w:sz w:val="30"/>
                    <w:szCs w:val="30"/>
                    <w14:ligatures w14:val="none"/>
                  </w:rPr>
                </w:pPr>
                <w:r>
                  <w:rPr>
                    <w:sz w:val="30"/>
                    <w:szCs w:val="30"/>
                    <w14:ligatures w14:val="none"/>
                  </w:rPr>
                  <w:t>2026-4-18</w:t>
                </w:r>
              </w:p>
            </w:tc>
          </w:tr>
          <w:tr w:rsidR="004D00D9" w14:paraId="7E4E1F50" w14:textId="77777777">
            <w:trPr>
              <w:trHeight w:val="822"/>
            </w:trPr>
            <w:tc>
              <w:tcPr>
                <w:tcW w:w="1193" w:type="pct"/>
                <w:vAlign w:val="bottom"/>
              </w:tcPr>
              <w:p w14:paraId="7E4E1F4E" w14:textId="77777777" w:rsidR="004D00D9" w:rsidRDefault="00000000">
                <w:pPr>
                  <w:tabs>
                    <w:tab w:val="left" w:pos="8640"/>
                  </w:tabs>
                  <w:adjustRightInd w:val="0"/>
                  <w:snapToGrid w:val="0"/>
                  <w:spacing w:line="360" w:lineRule="auto"/>
                  <w:ind w:firstLineChars="0" w:firstLine="0"/>
                  <w:jc w:val="distribute"/>
                  <w:rPr>
                    <w:rFonts w:ascii="宋体" w:hAnsi="宋体" w:hint="eastAsia"/>
                    <w:b/>
                    <w:bCs/>
                    <w:sz w:val="30"/>
                    <w:szCs w:val="30"/>
                    <w14:ligatures w14:val="none"/>
                  </w:rPr>
                </w:pPr>
                <w:r>
                  <w:rPr>
                    <w:rFonts w:ascii="宋体" w:hAnsi="宋体"/>
                    <w:b/>
                    <w:bCs/>
                    <w:sz w:val="30"/>
                    <w:szCs w:val="30"/>
                    <w14:ligatures w14:val="none"/>
                  </w:rPr>
                  <w:t>报告类别：</w:t>
                </w:r>
              </w:p>
            </w:tc>
            <w:tc>
              <w:tcPr>
                <w:tcW w:w="3807" w:type="pct"/>
                <w:tcBorders>
                  <w:top w:val="single" w:sz="4" w:space="0" w:color="auto"/>
                  <w:bottom w:val="single" w:sz="6" w:space="0" w:color="auto"/>
                </w:tcBorders>
                <w:vAlign w:val="bottom"/>
              </w:tcPr>
              <w:p w14:paraId="7E4E1F4F" w14:textId="77777777" w:rsidR="004D00D9" w:rsidRDefault="00000000">
                <w:pPr>
                  <w:tabs>
                    <w:tab w:val="left" w:pos="8640"/>
                  </w:tabs>
                  <w:adjustRightInd w:val="0"/>
                  <w:snapToGrid w:val="0"/>
                  <w:spacing w:line="360" w:lineRule="auto"/>
                  <w:ind w:firstLineChars="0" w:firstLine="0"/>
                  <w:rPr>
                    <w:rFonts w:ascii="宋体" w:hAnsi="宋体" w:hint="eastAsia"/>
                    <w:sz w:val="30"/>
                    <w:szCs w:val="30"/>
                    <w14:ligatures w14:val="none"/>
                  </w:rPr>
                </w:pPr>
                <w:r>
                  <w:rPr>
                    <w:rFonts w:ascii="宋体" w:hAnsi="宋体"/>
                    <w:sz w:val="30"/>
                    <w:szCs w:val="30"/>
                    <w14:ligatures w14:val="none"/>
                  </w:rPr>
                  <w:t>测试方案</w:t>
                </w:r>
              </w:p>
            </w:tc>
          </w:tr>
        </w:tbl>
        <w:p w14:paraId="7E4E1F51" w14:textId="77777777" w:rsidR="004D00D9" w:rsidRDefault="004D00D9">
          <w:pPr>
            <w:spacing w:line="240" w:lineRule="auto"/>
            <w:ind w:firstLineChars="0" w:firstLine="0"/>
            <w:jc w:val="left"/>
            <w:rPr>
              <w:sz w:val="21"/>
              <w:szCs w:val="20"/>
              <w:lang w:val="zh-CN"/>
              <w14:ligatures w14:val="none"/>
            </w:rPr>
          </w:pPr>
        </w:p>
        <w:p w14:paraId="7E4E1F52" w14:textId="77777777" w:rsidR="004D00D9" w:rsidRDefault="00000000">
          <w:pPr>
            <w:spacing w:line="240" w:lineRule="auto"/>
            <w:ind w:firstLineChars="0" w:firstLine="0"/>
            <w:jc w:val="left"/>
            <w:rPr>
              <w:sz w:val="21"/>
              <w:szCs w:val="20"/>
              <w:lang w:val="zh-CN"/>
              <w14:ligatures w14:val="none"/>
            </w:rPr>
          </w:pPr>
        </w:p>
      </w:sdtContent>
    </w:sdt>
    <w:p w14:paraId="7E4E1F53" w14:textId="77777777" w:rsidR="004D00D9" w:rsidRDefault="004D00D9">
      <w:pPr>
        <w:rPr>
          <w:lang w:val="zh-CN"/>
        </w:rPr>
      </w:pPr>
    </w:p>
    <w:p w14:paraId="7E4E1F54" w14:textId="77777777" w:rsidR="004D00D9" w:rsidRDefault="004D00D9">
      <w:pPr>
        <w:sectPr w:rsidR="004D00D9">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851" w:footer="992" w:gutter="0"/>
          <w:pgNumType w:start="1"/>
          <w:cols w:space="425"/>
          <w:titlePg/>
          <w:docGrid w:type="linesAndChars" w:linePitch="381"/>
        </w:sectPr>
      </w:pPr>
    </w:p>
    <w:p w14:paraId="7E4E1F55" w14:textId="77777777" w:rsidR="004D00D9" w:rsidRDefault="00000000">
      <w:pPr>
        <w:pStyle w:val="TOC1"/>
      </w:pPr>
      <w:r>
        <w:lastRenderedPageBreak/>
        <w:t>目</w:t>
      </w:r>
      <w:r>
        <w:t xml:space="preserve">      </w:t>
      </w:r>
      <w:r>
        <w:t>录</w:t>
      </w:r>
    </w:p>
    <w:p w14:paraId="7E4E1F56" w14:textId="77777777" w:rsidR="004D00D9" w:rsidRDefault="00000000">
      <w:pPr>
        <w:pStyle w:val="TOC1"/>
        <w:rPr>
          <w:rFonts w:asciiTheme="minorHAnsi" w:eastAsiaTheme="minorEastAsia" w:hAnsiTheme="minorHAnsi" w:cstheme="minorBidi" w:hint="eastAsia"/>
          <w:sz w:val="22"/>
          <w:szCs w:val="24"/>
        </w:rPr>
      </w:pPr>
      <w:r>
        <w:fldChar w:fldCharType="begin"/>
      </w:r>
      <w:r>
        <w:instrText xml:space="preserve"> TOC \o "1-3" \h \z \u </w:instrText>
      </w:r>
      <w:r>
        <w:fldChar w:fldCharType="separate"/>
      </w:r>
      <w:hyperlink w:anchor="_Toc227749349" w:history="1">
        <w:r>
          <w:rPr>
            <w:rStyle w:val="af4"/>
            <w:rFonts w:hint="eastAsia"/>
          </w:rPr>
          <w:t xml:space="preserve">1 </w:t>
        </w:r>
        <w:r>
          <w:rPr>
            <w:rStyle w:val="af4"/>
            <w:rFonts w:hint="eastAsia"/>
          </w:rPr>
          <w:t>测试目的</w:t>
        </w:r>
        <w:r>
          <w:rPr>
            <w:rFonts w:hint="eastAsia"/>
          </w:rPr>
          <w:tab/>
        </w:r>
        <w:r>
          <w:rPr>
            <w:rFonts w:hint="eastAsia"/>
          </w:rPr>
          <w:fldChar w:fldCharType="begin"/>
        </w:r>
        <w:r>
          <w:rPr>
            <w:rFonts w:hint="eastAsia"/>
          </w:rPr>
          <w:instrText xml:space="preserve"> </w:instrText>
        </w:r>
        <w:r>
          <w:instrText>PAGEREF _Toc227749349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E4E1F57" w14:textId="77777777" w:rsidR="004D00D9" w:rsidRDefault="00000000">
      <w:pPr>
        <w:pStyle w:val="TOC1"/>
        <w:rPr>
          <w:rFonts w:asciiTheme="minorHAnsi" w:eastAsiaTheme="minorEastAsia" w:hAnsiTheme="minorHAnsi" w:cstheme="minorBidi" w:hint="eastAsia"/>
          <w:sz w:val="22"/>
          <w:szCs w:val="24"/>
        </w:rPr>
      </w:pPr>
      <w:hyperlink w:anchor="_Toc227749350" w:history="1">
        <w:r>
          <w:rPr>
            <w:rStyle w:val="af4"/>
            <w:rFonts w:hint="eastAsia"/>
          </w:rPr>
          <w:t xml:space="preserve">2 </w:t>
        </w:r>
        <w:r>
          <w:rPr>
            <w:rStyle w:val="af4"/>
            <w:rFonts w:hint="eastAsia"/>
          </w:rPr>
          <w:t>测试依据</w:t>
        </w:r>
        <w:r>
          <w:rPr>
            <w:rFonts w:hint="eastAsia"/>
          </w:rPr>
          <w:tab/>
        </w:r>
        <w:r>
          <w:rPr>
            <w:rFonts w:hint="eastAsia"/>
          </w:rPr>
          <w:fldChar w:fldCharType="begin"/>
        </w:r>
        <w:r>
          <w:rPr>
            <w:rFonts w:hint="eastAsia"/>
          </w:rPr>
          <w:instrText xml:space="preserve"> </w:instrText>
        </w:r>
        <w:r>
          <w:instrText>PAGEREF _Toc227749350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E4E1F58" w14:textId="77777777" w:rsidR="004D00D9" w:rsidRDefault="00000000">
      <w:pPr>
        <w:pStyle w:val="TOC2"/>
        <w:rPr>
          <w:rFonts w:asciiTheme="minorHAnsi" w:eastAsiaTheme="minorEastAsia" w:hAnsiTheme="minorHAnsi" w:cstheme="minorBidi" w:hint="eastAsia"/>
          <w:sz w:val="22"/>
          <w:szCs w:val="24"/>
        </w:rPr>
      </w:pPr>
      <w:hyperlink w:anchor="_Toc227749351" w:history="1">
        <w:r>
          <w:rPr>
            <w:rStyle w:val="af4"/>
            <w:rFonts w:hint="eastAsia"/>
          </w:rPr>
          <w:t xml:space="preserve">2.1 </w:t>
        </w:r>
        <w:r>
          <w:rPr>
            <w:rStyle w:val="af4"/>
            <w:rFonts w:hint="eastAsia"/>
          </w:rPr>
          <w:t>项目文档</w:t>
        </w:r>
        <w:r>
          <w:rPr>
            <w:rFonts w:hint="eastAsia"/>
          </w:rPr>
          <w:tab/>
        </w:r>
        <w:r>
          <w:rPr>
            <w:rFonts w:hint="eastAsia"/>
          </w:rPr>
          <w:fldChar w:fldCharType="begin"/>
        </w:r>
        <w:r>
          <w:rPr>
            <w:rFonts w:hint="eastAsia"/>
          </w:rPr>
          <w:instrText xml:space="preserve"> </w:instrText>
        </w:r>
        <w:r>
          <w:instrText>PAGEREF _Toc227749351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E4E1F59" w14:textId="77777777" w:rsidR="004D00D9" w:rsidRDefault="00000000">
      <w:pPr>
        <w:pStyle w:val="TOC1"/>
        <w:rPr>
          <w:rFonts w:asciiTheme="minorHAnsi" w:eastAsiaTheme="minorEastAsia" w:hAnsiTheme="minorHAnsi" w:cstheme="minorBidi" w:hint="eastAsia"/>
          <w:sz w:val="22"/>
          <w:szCs w:val="24"/>
        </w:rPr>
      </w:pPr>
      <w:hyperlink w:anchor="_Toc227749352" w:history="1">
        <w:r>
          <w:rPr>
            <w:rStyle w:val="af4"/>
            <w:rFonts w:hint="eastAsia"/>
          </w:rPr>
          <w:t xml:space="preserve">3 </w:t>
        </w:r>
        <w:r>
          <w:rPr>
            <w:rStyle w:val="af4"/>
            <w:rFonts w:hint="eastAsia"/>
          </w:rPr>
          <w:t>测试要求</w:t>
        </w:r>
        <w:r>
          <w:rPr>
            <w:rFonts w:hint="eastAsia"/>
          </w:rPr>
          <w:tab/>
        </w:r>
        <w:r>
          <w:rPr>
            <w:rFonts w:hint="eastAsia"/>
          </w:rPr>
          <w:fldChar w:fldCharType="begin"/>
        </w:r>
        <w:r>
          <w:rPr>
            <w:rFonts w:hint="eastAsia"/>
          </w:rPr>
          <w:instrText xml:space="preserve"> </w:instrText>
        </w:r>
        <w:r>
          <w:instrText>PAGEREF _Toc227749352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E4E1F5A" w14:textId="77777777" w:rsidR="004D00D9" w:rsidRDefault="00000000">
      <w:pPr>
        <w:pStyle w:val="TOC2"/>
        <w:rPr>
          <w:rFonts w:asciiTheme="minorHAnsi" w:eastAsiaTheme="minorEastAsia" w:hAnsiTheme="minorHAnsi" w:cstheme="minorBidi" w:hint="eastAsia"/>
          <w:sz w:val="22"/>
          <w:szCs w:val="24"/>
        </w:rPr>
      </w:pPr>
      <w:hyperlink w:anchor="_Toc227749353" w:history="1">
        <w:r>
          <w:rPr>
            <w:rStyle w:val="af4"/>
            <w:rFonts w:hint="eastAsia"/>
          </w:rPr>
          <w:t xml:space="preserve">3.1 </w:t>
        </w:r>
        <w:r>
          <w:rPr>
            <w:rStyle w:val="af4"/>
            <w:rFonts w:hint="eastAsia"/>
          </w:rPr>
          <w:t>测试对象及范围</w:t>
        </w:r>
        <w:r>
          <w:rPr>
            <w:rFonts w:hint="eastAsia"/>
          </w:rPr>
          <w:tab/>
        </w:r>
        <w:r>
          <w:rPr>
            <w:rFonts w:hint="eastAsia"/>
          </w:rPr>
          <w:fldChar w:fldCharType="begin"/>
        </w:r>
        <w:r>
          <w:rPr>
            <w:rFonts w:hint="eastAsia"/>
          </w:rPr>
          <w:instrText xml:space="preserve"> </w:instrText>
        </w:r>
        <w:r>
          <w:instrText>PAGEREF _Toc227749353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7E4E1F5B" w14:textId="77777777" w:rsidR="004D00D9" w:rsidRDefault="00000000">
      <w:pPr>
        <w:pStyle w:val="TOC2"/>
        <w:rPr>
          <w:rFonts w:asciiTheme="minorHAnsi" w:eastAsiaTheme="minorEastAsia" w:hAnsiTheme="minorHAnsi" w:cstheme="minorBidi" w:hint="eastAsia"/>
          <w:sz w:val="22"/>
          <w:szCs w:val="24"/>
        </w:rPr>
      </w:pPr>
      <w:hyperlink w:anchor="_Toc227749354" w:history="1">
        <w:r>
          <w:rPr>
            <w:rStyle w:val="af4"/>
            <w:rFonts w:hint="eastAsia"/>
          </w:rPr>
          <w:t xml:space="preserve">3.2 </w:t>
        </w:r>
        <w:r>
          <w:rPr>
            <w:rStyle w:val="af4"/>
            <w:rFonts w:hint="eastAsia"/>
          </w:rPr>
          <w:t>考核方式（方法）及评价手段</w:t>
        </w:r>
        <w:r>
          <w:rPr>
            <w:rFonts w:hint="eastAsia"/>
          </w:rPr>
          <w:tab/>
        </w:r>
        <w:r>
          <w:rPr>
            <w:rFonts w:hint="eastAsia"/>
          </w:rPr>
          <w:fldChar w:fldCharType="begin"/>
        </w:r>
        <w:r>
          <w:rPr>
            <w:rFonts w:hint="eastAsia"/>
          </w:rPr>
          <w:instrText xml:space="preserve"> </w:instrText>
        </w:r>
        <w:r>
          <w:instrText>PAGEREF _Toc227749354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7E4E1F5C" w14:textId="77777777" w:rsidR="004D00D9" w:rsidRDefault="00000000">
      <w:pPr>
        <w:pStyle w:val="TOC1"/>
        <w:rPr>
          <w:rFonts w:asciiTheme="minorHAnsi" w:eastAsiaTheme="minorEastAsia" w:hAnsiTheme="minorHAnsi" w:cstheme="minorBidi" w:hint="eastAsia"/>
          <w:sz w:val="22"/>
          <w:szCs w:val="24"/>
        </w:rPr>
      </w:pPr>
      <w:hyperlink w:anchor="_Toc227749355" w:history="1">
        <w:r>
          <w:rPr>
            <w:rStyle w:val="af4"/>
            <w:rFonts w:hint="eastAsia"/>
          </w:rPr>
          <w:t xml:space="preserve">4 </w:t>
        </w:r>
        <w:r>
          <w:rPr>
            <w:rStyle w:val="af4"/>
            <w:rFonts w:hint="eastAsia"/>
          </w:rPr>
          <w:t>测试环境</w:t>
        </w:r>
        <w:r>
          <w:rPr>
            <w:rFonts w:hint="eastAsia"/>
          </w:rPr>
          <w:tab/>
        </w:r>
        <w:r>
          <w:rPr>
            <w:rFonts w:hint="eastAsia"/>
          </w:rPr>
          <w:fldChar w:fldCharType="begin"/>
        </w:r>
        <w:r>
          <w:rPr>
            <w:rFonts w:hint="eastAsia"/>
          </w:rPr>
          <w:instrText xml:space="preserve"> </w:instrText>
        </w:r>
        <w:r>
          <w:instrText>PAGEREF _Toc227749355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7E4E1F5D" w14:textId="77777777" w:rsidR="004D00D9" w:rsidRDefault="00000000">
      <w:pPr>
        <w:pStyle w:val="TOC2"/>
        <w:rPr>
          <w:rFonts w:asciiTheme="minorHAnsi" w:eastAsiaTheme="minorEastAsia" w:hAnsiTheme="minorHAnsi" w:cstheme="minorBidi" w:hint="eastAsia"/>
          <w:sz w:val="22"/>
          <w:szCs w:val="24"/>
        </w:rPr>
      </w:pPr>
      <w:hyperlink w:anchor="_Toc227749356" w:history="1">
        <w:r>
          <w:rPr>
            <w:rStyle w:val="af4"/>
            <w:rFonts w:hint="eastAsia"/>
          </w:rPr>
          <w:t xml:space="preserve">4.1 </w:t>
        </w:r>
        <w:r>
          <w:rPr>
            <w:rStyle w:val="af4"/>
            <w:rFonts w:hint="eastAsia"/>
          </w:rPr>
          <w:t>软硬件配置环境</w:t>
        </w:r>
        <w:r>
          <w:rPr>
            <w:rFonts w:hint="eastAsia"/>
          </w:rPr>
          <w:tab/>
        </w:r>
        <w:r>
          <w:rPr>
            <w:rFonts w:hint="eastAsia"/>
          </w:rPr>
          <w:fldChar w:fldCharType="begin"/>
        </w:r>
        <w:r>
          <w:rPr>
            <w:rFonts w:hint="eastAsia"/>
          </w:rPr>
          <w:instrText xml:space="preserve"> </w:instrText>
        </w:r>
        <w:r>
          <w:instrText>PAGEREF _Toc227749356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7E4E1F5E" w14:textId="77777777" w:rsidR="004D00D9" w:rsidRDefault="00000000">
      <w:pPr>
        <w:pStyle w:val="TOC2"/>
        <w:rPr>
          <w:rFonts w:asciiTheme="minorHAnsi" w:eastAsiaTheme="minorEastAsia" w:hAnsiTheme="minorHAnsi" w:cstheme="minorBidi" w:hint="eastAsia"/>
          <w:sz w:val="22"/>
          <w:szCs w:val="24"/>
        </w:rPr>
      </w:pPr>
      <w:hyperlink w:anchor="_Toc227749357" w:history="1">
        <w:r>
          <w:rPr>
            <w:rStyle w:val="af4"/>
            <w:rFonts w:hint="eastAsia"/>
          </w:rPr>
          <w:t xml:space="preserve">4.2 </w:t>
        </w:r>
        <w:r>
          <w:rPr>
            <w:rStyle w:val="af4"/>
            <w:rFonts w:hint="eastAsia"/>
          </w:rPr>
          <w:t>数据环境</w:t>
        </w:r>
        <w:r>
          <w:rPr>
            <w:rFonts w:hint="eastAsia"/>
          </w:rPr>
          <w:tab/>
        </w:r>
        <w:r>
          <w:rPr>
            <w:rFonts w:hint="eastAsia"/>
          </w:rPr>
          <w:fldChar w:fldCharType="begin"/>
        </w:r>
        <w:r>
          <w:rPr>
            <w:rFonts w:hint="eastAsia"/>
          </w:rPr>
          <w:instrText xml:space="preserve"> </w:instrText>
        </w:r>
        <w:r>
          <w:instrText>PAGEREF _Toc227749357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7E4E1F5F" w14:textId="77777777" w:rsidR="004D00D9" w:rsidRDefault="00000000">
      <w:pPr>
        <w:pStyle w:val="TOC1"/>
        <w:rPr>
          <w:rFonts w:asciiTheme="minorHAnsi" w:eastAsiaTheme="minorEastAsia" w:hAnsiTheme="minorHAnsi" w:cstheme="minorBidi" w:hint="eastAsia"/>
          <w:sz w:val="22"/>
          <w:szCs w:val="24"/>
        </w:rPr>
      </w:pPr>
      <w:hyperlink w:anchor="_Toc227749358" w:history="1">
        <w:r>
          <w:rPr>
            <w:rStyle w:val="af4"/>
            <w:rFonts w:hint="eastAsia"/>
          </w:rPr>
          <w:t xml:space="preserve">5 </w:t>
        </w:r>
        <w:r>
          <w:rPr>
            <w:rStyle w:val="af4"/>
            <w:rFonts w:hint="eastAsia"/>
          </w:rPr>
          <w:t>测试方法与步骤</w:t>
        </w:r>
        <w:r>
          <w:rPr>
            <w:rFonts w:hint="eastAsia"/>
          </w:rPr>
          <w:tab/>
        </w:r>
        <w:r>
          <w:rPr>
            <w:rFonts w:hint="eastAsia"/>
          </w:rPr>
          <w:fldChar w:fldCharType="begin"/>
        </w:r>
        <w:r>
          <w:rPr>
            <w:rFonts w:hint="eastAsia"/>
          </w:rPr>
          <w:instrText xml:space="preserve"> </w:instrText>
        </w:r>
        <w:r>
          <w:instrText>PAGEREF _Toc227749358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7E4E1F60" w14:textId="77777777" w:rsidR="004D00D9" w:rsidRDefault="00000000">
      <w:pPr>
        <w:pStyle w:val="TOC2"/>
        <w:rPr>
          <w:rFonts w:asciiTheme="minorHAnsi" w:eastAsiaTheme="minorEastAsia" w:hAnsiTheme="minorHAnsi" w:cstheme="minorBidi" w:hint="eastAsia"/>
          <w:sz w:val="22"/>
          <w:szCs w:val="24"/>
        </w:rPr>
      </w:pPr>
      <w:hyperlink w:anchor="_Toc227749359" w:history="1">
        <w:r>
          <w:rPr>
            <w:rStyle w:val="af4"/>
            <w:rFonts w:hint="eastAsia"/>
          </w:rPr>
          <w:t xml:space="preserve">5.1 </w:t>
        </w:r>
        <w:r>
          <w:rPr>
            <w:rStyle w:val="af4"/>
            <w:rFonts w:hint="eastAsia"/>
          </w:rPr>
          <w:t>测试内容</w:t>
        </w:r>
        <w:r>
          <w:rPr>
            <w:rStyle w:val="af4"/>
            <w:rFonts w:hint="eastAsia"/>
          </w:rPr>
          <w:t>1</w:t>
        </w:r>
        <w:r>
          <w:rPr>
            <w:rStyle w:val="af4"/>
            <w:rFonts w:hint="eastAsia"/>
          </w:rPr>
          <w:t>：指标</w:t>
        </w:r>
        <w:r>
          <w:rPr>
            <w:rStyle w:val="af4"/>
            <w:rFonts w:hint="eastAsia"/>
          </w:rPr>
          <w:t xml:space="preserve">1 </w:t>
        </w:r>
        <w:r>
          <w:rPr>
            <w:rStyle w:val="af4"/>
            <w:rFonts w:hint="eastAsia"/>
          </w:rPr>
          <w:t>可再生能源电</w:t>
        </w:r>
        <w:r>
          <w:rPr>
            <w:rStyle w:val="af4"/>
            <w:rFonts w:hint="eastAsia"/>
          </w:rPr>
          <w:t>/</w:t>
        </w:r>
        <w:r>
          <w:rPr>
            <w:rStyle w:val="af4"/>
            <w:rFonts w:hint="eastAsia"/>
          </w:rPr>
          <w:t>热</w:t>
        </w:r>
        <w:r>
          <w:rPr>
            <w:rStyle w:val="af4"/>
            <w:rFonts w:hint="eastAsia"/>
          </w:rPr>
          <w:t>/</w:t>
        </w:r>
        <w:r>
          <w:rPr>
            <w:rStyle w:val="af4"/>
            <w:rFonts w:hint="eastAsia"/>
          </w:rPr>
          <w:t>燃料联产系统多能转化模型</w:t>
        </w:r>
        <w:r>
          <w:rPr>
            <w:rFonts w:hint="eastAsia"/>
          </w:rPr>
          <w:tab/>
        </w:r>
        <w:r>
          <w:rPr>
            <w:rFonts w:hint="eastAsia"/>
          </w:rPr>
          <w:fldChar w:fldCharType="begin"/>
        </w:r>
        <w:r>
          <w:rPr>
            <w:rFonts w:hint="eastAsia"/>
          </w:rPr>
          <w:instrText xml:space="preserve"> </w:instrText>
        </w:r>
        <w:r>
          <w:instrText>PAGEREF _Toc227749359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7E4E1F61" w14:textId="77777777" w:rsidR="004D00D9" w:rsidRDefault="00000000">
      <w:pPr>
        <w:pStyle w:val="TOC3"/>
        <w:rPr>
          <w:rFonts w:asciiTheme="minorHAnsi" w:eastAsiaTheme="minorEastAsia" w:hAnsiTheme="minorHAnsi" w:cstheme="minorBidi" w:hint="eastAsia"/>
          <w:sz w:val="22"/>
          <w:szCs w:val="24"/>
        </w:rPr>
      </w:pPr>
      <w:hyperlink w:anchor="_Toc227749360" w:history="1">
        <w:r>
          <w:rPr>
            <w:rStyle w:val="af4"/>
            <w:rFonts w:hint="eastAsia"/>
          </w:rPr>
          <w:t xml:space="preserve">5.1.1 </w:t>
        </w:r>
        <w:r>
          <w:rPr>
            <w:rStyle w:val="af4"/>
            <w:rFonts w:hint="eastAsia"/>
          </w:rPr>
          <w:t>测试原理</w:t>
        </w:r>
        <w:r>
          <w:rPr>
            <w:rFonts w:hint="eastAsia"/>
          </w:rPr>
          <w:tab/>
        </w:r>
        <w:r>
          <w:rPr>
            <w:rFonts w:hint="eastAsia"/>
          </w:rPr>
          <w:fldChar w:fldCharType="begin"/>
        </w:r>
        <w:r>
          <w:rPr>
            <w:rFonts w:hint="eastAsia"/>
          </w:rPr>
          <w:instrText xml:space="preserve"> </w:instrText>
        </w:r>
        <w:r>
          <w:instrText>PAGEREF _Toc227749360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7E4E1F62" w14:textId="77777777" w:rsidR="004D00D9" w:rsidRDefault="00000000">
      <w:pPr>
        <w:pStyle w:val="TOC3"/>
        <w:rPr>
          <w:rFonts w:asciiTheme="minorHAnsi" w:eastAsiaTheme="minorEastAsia" w:hAnsiTheme="minorHAnsi" w:cstheme="minorBidi" w:hint="eastAsia"/>
          <w:sz w:val="22"/>
          <w:szCs w:val="24"/>
        </w:rPr>
      </w:pPr>
      <w:hyperlink w:anchor="_Toc227749361" w:history="1">
        <w:r>
          <w:rPr>
            <w:rStyle w:val="af4"/>
            <w:rFonts w:hint="eastAsia"/>
          </w:rPr>
          <w:t xml:space="preserve">5.1.2 </w:t>
        </w:r>
        <w:r>
          <w:rPr>
            <w:rStyle w:val="af4"/>
            <w:rFonts w:hint="eastAsia"/>
          </w:rPr>
          <w:t>测试步骤</w:t>
        </w:r>
        <w:r>
          <w:rPr>
            <w:rFonts w:hint="eastAsia"/>
          </w:rPr>
          <w:tab/>
        </w:r>
        <w:r>
          <w:rPr>
            <w:rFonts w:hint="eastAsia"/>
          </w:rPr>
          <w:fldChar w:fldCharType="begin"/>
        </w:r>
        <w:r>
          <w:rPr>
            <w:rFonts w:hint="eastAsia"/>
          </w:rPr>
          <w:instrText xml:space="preserve"> </w:instrText>
        </w:r>
        <w:r>
          <w:instrText>PAGEREF _Toc227749361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E4E1F63" w14:textId="77777777" w:rsidR="004D00D9" w:rsidRDefault="00000000">
      <w:pPr>
        <w:pStyle w:val="TOC3"/>
        <w:rPr>
          <w:rFonts w:asciiTheme="minorHAnsi" w:eastAsiaTheme="minorEastAsia" w:hAnsiTheme="minorHAnsi" w:cstheme="minorBidi" w:hint="eastAsia"/>
          <w:sz w:val="22"/>
          <w:szCs w:val="24"/>
        </w:rPr>
      </w:pPr>
      <w:hyperlink w:anchor="_Toc227749362" w:history="1">
        <w:r>
          <w:rPr>
            <w:rStyle w:val="af4"/>
            <w:rFonts w:hint="eastAsia"/>
          </w:rPr>
          <w:t xml:space="preserve">5.1.3 </w:t>
        </w:r>
        <w:r>
          <w:rPr>
            <w:rStyle w:val="af4"/>
            <w:rFonts w:hint="eastAsia"/>
          </w:rPr>
          <w:t>预期结果</w:t>
        </w:r>
        <w:r>
          <w:rPr>
            <w:rFonts w:hint="eastAsia"/>
          </w:rPr>
          <w:tab/>
        </w:r>
        <w:r>
          <w:rPr>
            <w:rFonts w:hint="eastAsia"/>
          </w:rPr>
          <w:fldChar w:fldCharType="begin"/>
        </w:r>
        <w:r>
          <w:rPr>
            <w:rFonts w:hint="eastAsia"/>
          </w:rPr>
          <w:instrText xml:space="preserve"> </w:instrText>
        </w:r>
        <w:r>
          <w:instrText>PAGEREF _Toc227749362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E4E1F64" w14:textId="77777777" w:rsidR="004D00D9" w:rsidRDefault="00000000">
      <w:pPr>
        <w:pStyle w:val="TOC3"/>
        <w:rPr>
          <w:rFonts w:asciiTheme="minorHAnsi" w:eastAsiaTheme="minorEastAsia" w:hAnsiTheme="minorHAnsi" w:cstheme="minorBidi" w:hint="eastAsia"/>
          <w:sz w:val="22"/>
          <w:szCs w:val="24"/>
        </w:rPr>
      </w:pPr>
      <w:hyperlink w:anchor="_Toc227749363" w:history="1">
        <w:r>
          <w:rPr>
            <w:rStyle w:val="af4"/>
            <w:rFonts w:hint="eastAsia"/>
          </w:rPr>
          <w:t xml:space="preserve">5.1.4 </w:t>
        </w:r>
        <w:r>
          <w:rPr>
            <w:rStyle w:val="af4"/>
            <w:rFonts w:hint="eastAsia"/>
          </w:rPr>
          <w:t>判定准则</w:t>
        </w:r>
        <w:r>
          <w:rPr>
            <w:rFonts w:hint="eastAsia"/>
          </w:rPr>
          <w:tab/>
        </w:r>
        <w:r>
          <w:rPr>
            <w:rFonts w:hint="eastAsia"/>
          </w:rPr>
          <w:fldChar w:fldCharType="begin"/>
        </w:r>
        <w:r>
          <w:rPr>
            <w:rFonts w:hint="eastAsia"/>
          </w:rPr>
          <w:instrText xml:space="preserve"> </w:instrText>
        </w:r>
        <w:r>
          <w:instrText>PAGEREF _Toc227749363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E4E1F65" w14:textId="77777777" w:rsidR="004D00D9" w:rsidRDefault="00000000">
      <w:pPr>
        <w:pStyle w:val="TOC2"/>
        <w:rPr>
          <w:rFonts w:asciiTheme="minorHAnsi" w:eastAsiaTheme="minorEastAsia" w:hAnsiTheme="minorHAnsi" w:cstheme="minorBidi" w:hint="eastAsia"/>
          <w:sz w:val="22"/>
          <w:szCs w:val="24"/>
        </w:rPr>
      </w:pPr>
      <w:hyperlink w:anchor="_Toc227749364" w:history="1">
        <w:r>
          <w:rPr>
            <w:rStyle w:val="af4"/>
            <w:rFonts w:hint="eastAsia"/>
          </w:rPr>
          <w:t xml:space="preserve">5.2 </w:t>
        </w:r>
        <w:r>
          <w:rPr>
            <w:rStyle w:val="af4"/>
            <w:rFonts w:hint="eastAsia"/>
          </w:rPr>
          <w:t>测试内容</w:t>
        </w:r>
        <w:r>
          <w:rPr>
            <w:rStyle w:val="af4"/>
            <w:rFonts w:hint="eastAsia"/>
          </w:rPr>
          <w:t>2</w:t>
        </w:r>
        <w:r>
          <w:rPr>
            <w:rStyle w:val="af4"/>
            <w:rFonts w:hint="eastAsia"/>
          </w:rPr>
          <w:t>：指标</w:t>
        </w:r>
        <w:r>
          <w:rPr>
            <w:rStyle w:val="af4"/>
            <w:rFonts w:hint="eastAsia"/>
          </w:rPr>
          <w:t xml:space="preserve">2 </w:t>
        </w:r>
        <w:r>
          <w:rPr>
            <w:rStyle w:val="af4"/>
            <w:rFonts w:hint="eastAsia"/>
          </w:rPr>
          <w:t>融合电</w:t>
        </w:r>
        <w:r>
          <w:rPr>
            <w:rStyle w:val="af4"/>
            <w:rFonts w:hint="eastAsia"/>
          </w:rPr>
          <w:t>/</w:t>
        </w:r>
        <w:r>
          <w:rPr>
            <w:rStyle w:val="af4"/>
            <w:rFonts w:hint="eastAsia"/>
          </w:rPr>
          <w:t>热</w:t>
        </w:r>
        <w:r>
          <w:rPr>
            <w:rStyle w:val="af4"/>
            <w:rFonts w:hint="eastAsia"/>
          </w:rPr>
          <w:t>/</w:t>
        </w:r>
        <w:r>
          <w:rPr>
            <w:rStyle w:val="af4"/>
            <w:rFonts w:hint="eastAsia"/>
          </w:rPr>
          <w:t>燃料多能转化与动态平衡的综合优化设计软件工具包</w:t>
        </w:r>
        <w:r>
          <w:rPr>
            <w:rFonts w:hint="eastAsia"/>
          </w:rPr>
          <w:tab/>
        </w:r>
        <w:r>
          <w:rPr>
            <w:rFonts w:hint="eastAsia"/>
          </w:rPr>
          <w:fldChar w:fldCharType="begin"/>
        </w:r>
        <w:r>
          <w:rPr>
            <w:rFonts w:hint="eastAsia"/>
          </w:rPr>
          <w:instrText xml:space="preserve"> </w:instrText>
        </w:r>
        <w:r>
          <w:instrText>PAGEREF _Toc227749364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E4E1F66" w14:textId="77777777" w:rsidR="004D00D9" w:rsidRDefault="00000000">
      <w:pPr>
        <w:pStyle w:val="TOC3"/>
        <w:rPr>
          <w:rFonts w:asciiTheme="minorHAnsi" w:eastAsiaTheme="minorEastAsia" w:hAnsiTheme="minorHAnsi" w:cstheme="minorBidi" w:hint="eastAsia"/>
          <w:sz w:val="22"/>
          <w:szCs w:val="24"/>
        </w:rPr>
      </w:pPr>
      <w:hyperlink w:anchor="_Toc227749365" w:history="1">
        <w:r>
          <w:rPr>
            <w:rStyle w:val="af4"/>
            <w:rFonts w:hint="eastAsia"/>
          </w:rPr>
          <w:t xml:space="preserve">5.2.1 </w:t>
        </w:r>
        <w:r>
          <w:rPr>
            <w:rStyle w:val="af4"/>
            <w:rFonts w:hint="eastAsia"/>
          </w:rPr>
          <w:t>测试原理</w:t>
        </w:r>
        <w:r>
          <w:rPr>
            <w:rFonts w:hint="eastAsia"/>
          </w:rPr>
          <w:tab/>
        </w:r>
        <w:r>
          <w:rPr>
            <w:rFonts w:hint="eastAsia"/>
          </w:rPr>
          <w:fldChar w:fldCharType="begin"/>
        </w:r>
        <w:r>
          <w:rPr>
            <w:rFonts w:hint="eastAsia"/>
          </w:rPr>
          <w:instrText xml:space="preserve"> </w:instrText>
        </w:r>
        <w:r>
          <w:instrText>PAGEREF _Toc227749365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E4E1F67" w14:textId="77777777" w:rsidR="004D00D9" w:rsidRDefault="00000000">
      <w:pPr>
        <w:pStyle w:val="TOC3"/>
        <w:rPr>
          <w:rFonts w:asciiTheme="minorHAnsi" w:eastAsiaTheme="minorEastAsia" w:hAnsiTheme="minorHAnsi" w:cstheme="minorBidi" w:hint="eastAsia"/>
          <w:sz w:val="22"/>
          <w:szCs w:val="24"/>
        </w:rPr>
      </w:pPr>
      <w:hyperlink w:anchor="_Toc227749366" w:history="1">
        <w:r>
          <w:rPr>
            <w:rStyle w:val="af4"/>
            <w:rFonts w:hint="eastAsia"/>
          </w:rPr>
          <w:t xml:space="preserve">5.2.2 </w:t>
        </w:r>
        <w:r>
          <w:rPr>
            <w:rStyle w:val="af4"/>
            <w:rFonts w:hint="eastAsia"/>
          </w:rPr>
          <w:t>测试步骤</w:t>
        </w:r>
        <w:r>
          <w:rPr>
            <w:rFonts w:hint="eastAsia"/>
          </w:rPr>
          <w:tab/>
        </w:r>
        <w:r>
          <w:rPr>
            <w:rFonts w:hint="eastAsia"/>
          </w:rPr>
          <w:fldChar w:fldCharType="begin"/>
        </w:r>
        <w:r>
          <w:rPr>
            <w:rFonts w:hint="eastAsia"/>
          </w:rPr>
          <w:instrText xml:space="preserve"> </w:instrText>
        </w:r>
        <w:r>
          <w:instrText>PAGEREF _Toc227749366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7E4E1F68" w14:textId="77777777" w:rsidR="004D00D9" w:rsidRDefault="00000000">
      <w:pPr>
        <w:pStyle w:val="TOC3"/>
        <w:rPr>
          <w:rFonts w:asciiTheme="minorHAnsi" w:eastAsiaTheme="minorEastAsia" w:hAnsiTheme="minorHAnsi" w:cstheme="minorBidi" w:hint="eastAsia"/>
          <w:sz w:val="22"/>
          <w:szCs w:val="24"/>
        </w:rPr>
      </w:pPr>
      <w:hyperlink w:anchor="_Toc227749367" w:history="1">
        <w:r>
          <w:rPr>
            <w:rStyle w:val="af4"/>
            <w:rFonts w:hint="eastAsia"/>
          </w:rPr>
          <w:t xml:space="preserve">5.2.3 </w:t>
        </w:r>
        <w:r>
          <w:rPr>
            <w:rStyle w:val="af4"/>
            <w:rFonts w:hint="eastAsia"/>
          </w:rPr>
          <w:t>预期结果</w:t>
        </w:r>
        <w:r>
          <w:rPr>
            <w:rFonts w:hint="eastAsia"/>
          </w:rPr>
          <w:tab/>
        </w:r>
        <w:r>
          <w:rPr>
            <w:rFonts w:hint="eastAsia"/>
          </w:rPr>
          <w:fldChar w:fldCharType="begin"/>
        </w:r>
        <w:r>
          <w:rPr>
            <w:rFonts w:hint="eastAsia"/>
          </w:rPr>
          <w:instrText xml:space="preserve"> </w:instrText>
        </w:r>
        <w:r>
          <w:instrText>PAGEREF _Toc227749367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E4E1F69" w14:textId="77777777" w:rsidR="004D00D9" w:rsidRDefault="00000000">
      <w:pPr>
        <w:pStyle w:val="TOC3"/>
        <w:rPr>
          <w:rFonts w:asciiTheme="minorHAnsi" w:eastAsiaTheme="minorEastAsia" w:hAnsiTheme="minorHAnsi" w:cstheme="minorBidi" w:hint="eastAsia"/>
          <w:sz w:val="22"/>
          <w:szCs w:val="24"/>
        </w:rPr>
      </w:pPr>
      <w:hyperlink w:anchor="_Toc227749368" w:history="1">
        <w:r>
          <w:rPr>
            <w:rStyle w:val="af4"/>
            <w:rFonts w:hint="eastAsia"/>
          </w:rPr>
          <w:t xml:space="preserve">5.2.4 </w:t>
        </w:r>
        <w:r>
          <w:rPr>
            <w:rStyle w:val="af4"/>
            <w:rFonts w:hint="eastAsia"/>
          </w:rPr>
          <w:t>判定准则</w:t>
        </w:r>
        <w:r>
          <w:rPr>
            <w:rFonts w:hint="eastAsia"/>
          </w:rPr>
          <w:tab/>
        </w:r>
        <w:r>
          <w:rPr>
            <w:rFonts w:hint="eastAsia"/>
          </w:rPr>
          <w:fldChar w:fldCharType="begin"/>
        </w:r>
        <w:r>
          <w:rPr>
            <w:rFonts w:hint="eastAsia"/>
          </w:rPr>
          <w:instrText xml:space="preserve"> </w:instrText>
        </w:r>
        <w:r>
          <w:instrText>PAGEREF _Toc227749368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E4E1F6A" w14:textId="77777777" w:rsidR="004D00D9" w:rsidRDefault="00000000">
      <w:pPr>
        <w:pStyle w:val="TOC1"/>
        <w:rPr>
          <w:rFonts w:asciiTheme="minorHAnsi" w:eastAsiaTheme="minorEastAsia" w:hAnsiTheme="minorHAnsi" w:cstheme="minorBidi" w:hint="eastAsia"/>
          <w:sz w:val="22"/>
          <w:szCs w:val="24"/>
        </w:rPr>
      </w:pPr>
      <w:hyperlink w:anchor="_Toc227749369" w:history="1">
        <w:r>
          <w:rPr>
            <w:rStyle w:val="af4"/>
            <w:rFonts w:hint="eastAsia"/>
          </w:rPr>
          <w:t xml:space="preserve">6 </w:t>
        </w:r>
        <w:r>
          <w:rPr>
            <w:rStyle w:val="af4"/>
            <w:rFonts w:hint="eastAsia"/>
          </w:rPr>
          <w:t>通过准则及缺陷定义</w:t>
        </w:r>
        <w:r>
          <w:rPr>
            <w:rFonts w:hint="eastAsia"/>
          </w:rPr>
          <w:tab/>
        </w:r>
        <w:r>
          <w:rPr>
            <w:rFonts w:hint="eastAsia"/>
          </w:rPr>
          <w:fldChar w:fldCharType="begin"/>
        </w:r>
        <w:r>
          <w:rPr>
            <w:rFonts w:hint="eastAsia"/>
          </w:rPr>
          <w:instrText xml:space="preserve"> </w:instrText>
        </w:r>
        <w:r>
          <w:instrText>PAGEREF _Toc227749369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E4E1F6B" w14:textId="77777777" w:rsidR="004D00D9" w:rsidRDefault="00000000">
      <w:pPr>
        <w:pStyle w:val="TOC2"/>
        <w:rPr>
          <w:rFonts w:asciiTheme="minorHAnsi" w:eastAsiaTheme="minorEastAsia" w:hAnsiTheme="minorHAnsi" w:cstheme="minorBidi" w:hint="eastAsia"/>
          <w:sz w:val="22"/>
          <w:szCs w:val="24"/>
        </w:rPr>
      </w:pPr>
      <w:hyperlink w:anchor="_Toc227749370" w:history="1">
        <w:r>
          <w:rPr>
            <w:rStyle w:val="af4"/>
            <w:rFonts w:hint="eastAsia"/>
          </w:rPr>
          <w:t xml:space="preserve">6.1 </w:t>
        </w:r>
        <w:r>
          <w:rPr>
            <w:rStyle w:val="af4"/>
            <w:rFonts w:hint="eastAsia"/>
          </w:rPr>
          <w:t>通过准测</w:t>
        </w:r>
        <w:r>
          <w:rPr>
            <w:rFonts w:hint="eastAsia"/>
          </w:rPr>
          <w:tab/>
        </w:r>
        <w:r>
          <w:rPr>
            <w:rFonts w:hint="eastAsia"/>
          </w:rPr>
          <w:fldChar w:fldCharType="begin"/>
        </w:r>
        <w:r>
          <w:rPr>
            <w:rFonts w:hint="eastAsia"/>
          </w:rPr>
          <w:instrText xml:space="preserve"> </w:instrText>
        </w:r>
        <w:r>
          <w:instrText>PAGEREF _Toc227749370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E4E1F6C" w14:textId="77777777" w:rsidR="004D00D9" w:rsidRDefault="00000000">
      <w:pPr>
        <w:pStyle w:val="TOC2"/>
        <w:rPr>
          <w:rFonts w:asciiTheme="minorHAnsi" w:eastAsiaTheme="minorEastAsia" w:hAnsiTheme="minorHAnsi" w:cstheme="minorBidi" w:hint="eastAsia"/>
          <w:sz w:val="22"/>
          <w:szCs w:val="24"/>
        </w:rPr>
      </w:pPr>
      <w:hyperlink w:anchor="_Toc227749371" w:history="1">
        <w:r>
          <w:rPr>
            <w:rStyle w:val="af4"/>
            <w:rFonts w:hint="eastAsia"/>
          </w:rPr>
          <w:t xml:space="preserve">6.2 </w:t>
        </w:r>
        <w:r>
          <w:rPr>
            <w:rStyle w:val="af4"/>
            <w:rFonts w:hint="eastAsia"/>
          </w:rPr>
          <w:t>符合性评价</w:t>
        </w:r>
        <w:r>
          <w:rPr>
            <w:rFonts w:hint="eastAsia"/>
          </w:rPr>
          <w:tab/>
        </w:r>
        <w:r>
          <w:rPr>
            <w:rFonts w:hint="eastAsia"/>
          </w:rPr>
          <w:fldChar w:fldCharType="begin"/>
        </w:r>
        <w:r>
          <w:rPr>
            <w:rFonts w:hint="eastAsia"/>
          </w:rPr>
          <w:instrText xml:space="preserve"> </w:instrText>
        </w:r>
        <w:r>
          <w:instrText>PAGEREF _Toc227749371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E4E1F6D" w14:textId="77777777" w:rsidR="004D00D9" w:rsidRDefault="00000000">
      <w:pPr>
        <w:pStyle w:val="TOC1"/>
        <w:rPr>
          <w:rFonts w:asciiTheme="minorHAnsi" w:eastAsiaTheme="minorEastAsia" w:hAnsiTheme="minorHAnsi" w:cstheme="minorBidi" w:hint="eastAsia"/>
          <w:sz w:val="22"/>
          <w:szCs w:val="24"/>
        </w:rPr>
      </w:pPr>
      <w:hyperlink w:anchor="_Toc227749372" w:history="1">
        <w:r>
          <w:rPr>
            <w:rStyle w:val="af4"/>
            <w:rFonts w:hint="eastAsia"/>
          </w:rPr>
          <w:t xml:space="preserve">7 </w:t>
        </w:r>
        <w:r>
          <w:rPr>
            <w:rStyle w:val="af4"/>
            <w:rFonts w:hint="eastAsia"/>
          </w:rPr>
          <w:t>项目管理及安排</w:t>
        </w:r>
        <w:r>
          <w:rPr>
            <w:rFonts w:hint="eastAsia"/>
          </w:rPr>
          <w:tab/>
        </w:r>
        <w:r>
          <w:rPr>
            <w:rFonts w:hint="eastAsia"/>
          </w:rPr>
          <w:fldChar w:fldCharType="begin"/>
        </w:r>
        <w:r>
          <w:rPr>
            <w:rFonts w:hint="eastAsia"/>
          </w:rPr>
          <w:instrText xml:space="preserve"> </w:instrText>
        </w:r>
        <w:r>
          <w:instrText>PAGEREF _Toc227749372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E4E1F6E" w14:textId="77777777" w:rsidR="004D00D9" w:rsidRDefault="00000000">
      <w:pPr>
        <w:pStyle w:val="TOC2"/>
        <w:rPr>
          <w:rFonts w:asciiTheme="minorHAnsi" w:eastAsiaTheme="minorEastAsia" w:hAnsiTheme="minorHAnsi" w:cstheme="minorBidi" w:hint="eastAsia"/>
          <w:sz w:val="22"/>
          <w:szCs w:val="24"/>
        </w:rPr>
      </w:pPr>
      <w:hyperlink w:anchor="_Toc227749373" w:history="1">
        <w:r>
          <w:rPr>
            <w:rStyle w:val="af4"/>
            <w:rFonts w:hint="eastAsia"/>
          </w:rPr>
          <w:t xml:space="preserve">7.1 </w:t>
        </w:r>
        <w:r>
          <w:rPr>
            <w:rStyle w:val="af4"/>
            <w:rFonts w:hint="eastAsia"/>
          </w:rPr>
          <w:t>测试团队</w:t>
        </w:r>
        <w:r>
          <w:rPr>
            <w:rFonts w:hint="eastAsia"/>
          </w:rPr>
          <w:tab/>
        </w:r>
        <w:r>
          <w:rPr>
            <w:rFonts w:hint="eastAsia"/>
          </w:rPr>
          <w:fldChar w:fldCharType="begin"/>
        </w:r>
        <w:r>
          <w:rPr>
            <w:rFonts w:hint="eastAsia"/>
          </w:rPr>
          <w:instrText xml:space="preserve"> </w:instrText>
        </w:r>
        <w:r>
          <w:instrText>PAGEREF _Toc227749373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E4E1F6F" w14:textId="77777777" w:rsidR="004D00D9" w:rsidRDefault="00000000">
      <w:pPr>
        <w:pStyle w:val="TOC3"/>
        <w:rPr>
          <w:rFonts w:asciiTheme="minorHAnsi" w:eastAsiaTheme="minorEastAsia" w:hAnsiTheme="minorHAnsi" w:cstheme="minorBidi" w:hint="eastAsia"/>
          <w:sz w:val="22"/>
          <w:szCs w:val="24"/>
        </w:rPr>
      </w:pPr>
      <w:hyperlink w:anchor="_Toc227749374" w:history="1">
        <w:r>
          <w:rPr>
            <w:rStyle w:val="af4"/>
            <w:rFonts w:hint="eastAsia"/>
          </w:rPr>
          <w:t xml:space="preserve">7.1.1 </w:t>
        </w:r>
        <w:r>
          <w:rPr>
            <w:rStyle w:val="af4"/>
            <w:rFonts w:hint="eastAsia"/>
          </w:rPr>
          <w:t>测试单位</w:t>
        </w:r>
        <w:r>
          <w:rPr>
            <w:rFonts w:hint="eastAsia"/>
          </w:rPr>
          <w:tab/>
        </w:r>
        <w:r>
          <w:rPr>
            <w:rFonts w:hint="eastAsia"/>
          </w:rPr>
          <w:fldChar w:fldCharType="begin"/>
        </w:r>
        <w:r>
          <w:rPr>
            <w:rFonts w:hint="eastAsia"/>
          </w:rPr>
          <w:instrText xml:space="preserve"> </w:instrText>
        </w:r>
        <w:r>
          <w:instrText>PAGEREF _Toc227749374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E4E1F70" w14:textId="77777777" w:rsidR="004D00D9" w:rsidRDefault="00000000">
      <w:pPr>
        <w:pStyle w:val="TOC3"/>
        <w:rPr>
          <w:rFonts w:asciiTheme="minorHAnsi" w:eastAsiaTheme="minorEastAsia" w:hAnsiTheme="minorHAnsi" w:cstheme="minorBidi" w:hint="eastAsia"/>
          <w:sz w:val="22"/>
          <w:szCs w:val="24"/>
        </w:rPr>
      </w:pPr>
      <w:hyperlink w:anchor="_Toc227749375" w:history="1">
        <w:r>
          <w:rPr>
            <w:rStyle w:val="af4"/>
            <w:rFonts w:hint="eastAsia"/>
          </w:rPr>
          <w:t xml:space="preserve">7.1.2 </w:t>
        </w:r>
        <w:r>
          <w:rPr>
            <w:rStyle w:val="af4"/>
            <w:rFonts w:hint="eastAsia"/>
          </w:rPr>
          <w:t>测试人员</w:t>
        </w:r>
        <w:r>
          <w:rPr>
            <w:rFonts w:hint="eastAsia"/>
          </w:rPr>
          <w:tab/>
        </w:r>
        <w:r>
          <w:rPr>
            <w:rFonts w:hint="eastAsia"/>
          </w:rPr>
          <w:fldChar w:fldCharType="begin"/>
        </w:r>
        <w:r>
          <w:rPr>
            <w:rFonts w:hint="eastAsia"/>
          </w:rPr>
          <w:instrText xml:space="preserve"> </w:instrText>
        </w:r>
        <w:r>
          <w:instrText>PAGEREF _Toc227749375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E4E1F71" w14:textId="77777777" w:rsidR="004D00D9" w:rsidRDefault="00000000">
      <w:pPr>
        <w:pStyle w:val="TOC2"/>
        <w:rPr>
          <w:rFonts w:asciiTheme="minorHAnsi" w:eastAsiaTheme="minorEastAsia" w:hAnsiTheme="minorHAnsi" w:cstheme="minorBidi" w:hint="eastAsia"/>
          <w:sz w:val="22"/>
          <w:szCs w:val="24"/>
        </w:rPr>
      </w:pPr>
      <w:hyperlink w:anchor="_Toc227749376" w:history="1">
        <w:r>
          <w:rPr>
            <w:rStyle w:val="af4"/>
            <w:rFonts w:hint="eastAsia"/>
          </w:rPr>
          <w:t xml:space="preserve">7.2 </w:t>
        </w:r>
        <w:r>
          <w:rPr>
            <w:rStyle w:val="af4"/>
            <w:rFonts w:hint="eastAsia"/>
          </w:rPr>
          <w:t>工作流程及预安排</w:t>
        </w:r>
        <w:r>
          <w:rPr>
            <w:rFonts w:hint="eastAsia"/>
          </w:rPr>
          <w:tab/>
        </w:r>
        <w:r>
          <w:rPr>
            <w:rFonts w:hint="eastAsia"/>
          </w:rPr>
          <w:fldChar w:fldCharType="begin"/>
        </w:r>
        <w:r>
          <w:rPr>
            <w:rFonts w:hint="eastAsia"/>
          </w:rPr>
          <w:instrText xml:space="preserve"> </w:instrText>
        </w:r>
        <w:r>
          <w:instrText>PAGEREF _Toc227749376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E4E1F72" w14:textId="77777777" w:rsidR="004D00D9" w:rsidRDefault="00000000">
      <w:pPr>
        <w:pStyle w:val="TOC1"/>
        <w:rPr>
          <w:rFonts w:asciiTheme="minorHAnsi" w:eastAsiaTheme="minorEastAsia" w:hAnsiTheme="minorHAnsi" w:cstheme="minorBidi" w:hint="eastAsia"/>
          <w:sz w:val="22"/>
          <w:szCs w:val="24"/>
        </w:rPr>
      </w:pPr>
      <w:hyperlink w:anchor="_Toc227749377" w:history="1">
        <w:r>
          <w:rPr>
            <w:rStyle w:val="af4"/>
            <w:rFonts w:hint="eastAsia"/>
          </w:rPr>
          <w:t xml:space="preserve">8 </w:t>
        </w:r>
        <w:r>
          <w:rPr>
            <w:rStyle w:val="af4"/>
            <w:rFonts w:hint="eastAsia"/>
          </w:rPr>
          <w:t>输出成果</w:t>
        </w:r>
        <w:r>
          <w:rPr>
            <w:rFonts w:hint="eastAsia"/>
          </w:rPr>
          <w:tab/>
        </w:r>
        <w:r>
          <w:rPr>
            <w:rFonts w:hint="eastAsia"/>
          </w:rPr>
          <w:fldChar w:fldCharType="begin"/>
        </w:r>
        <w:r>
          <w:rPr>
            <w:rFonts w:hint="eastAsia"/>
          </w:rPr>
          <w:instrText xml:space="preserve"> </w:instrText>
        </w:r>
        <w:r>
          <w:instrText>PAGEREF _Toc227749377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7E4E1F73" w14:textId="77777777" w:rsidR="004D00D9" w:rsidRDefault="00000000">
      <w:pPr>
        <w:pStyle w:val="TOC1"/>
        <w:rPr>
          <w:rFonts w:asciiTheme="minorHAnsi" w:eastAsiaTheme="minorEastAsia" w:hAnsiTheme="minorHAnsi" w:cstheme="minorBidi" w:hint="eastAsia"/>
          <w:sz w:val="22"/>
          <w:szCs w:val="24"/>
        </w:rPr>
      </w:pPr>
      <w:hyperlink w:anchor="_Toc227749378" w:history="1">
        <w:r>
          <w:rPr>
            <w:rStyle w:val="af4"/>
            <w:rFonts w:hint="eastAsia"/>
          </w:rPr>
          <w:t xml:space="preserve">9 </w:t>
        </w:r>
        <w:r>
          <w:rPr>
            <w:rStyle w:val="af4"/>
            <w:rFonts w:hint="eastAsia"/>
          </w:rPr>
          <w:t>项目风险及控制</w:t>
        </w:r>
        <w:r>
          <w:rPr>
            <w:rFonts w:hint="eastAsia"/>
          </w:rPr>
          <w:tab/>
        </w:r>
        <w:r>
          <w:rPr>
            <w:rFonts w:hint="eastAsia"/>
          </w:rPr>
          <w:fldChar w:fldCharType="begin"/>
        </w:r>
        <w:r>
          <w:rPr>
            <w:rFonts w:hint="eastAsia"/>
          </w:rPr>
          <w:instrText xml:space="preserve"> </w:instrText>
        </w:r>
        <w:r>
          <w:instrText>PAGEREF _Toc227749378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7E4E1F74" w14:textId="77777777" w:rsidR="004D00D9" w:rsidRDefault="00000000">
      <w:pPr>
        <w:rPr>
          <w:rFonts w:eastAsia="黑体"/>
        </w:rPr>
      </w:pPr>
      <w:r>
        <w:fldChar w:fldCharType="end"/>
      </w:r>
    </w:p>
    <w:p w14:paraId="7E4E1F75" w14:textId="77777777" w:rsidR="004D00D9" w:rsidRDefault="004D00D9">
      <w:pPr>
        <w:sectPr w:rsidR="004D00D9">
          <w:footerReference w:type="default" r:id="rId14"/>
          <w:headerReference w:type="first" r:id="rId15"/>
          <w:footerReference w:type="first" r:id="rId16"/>
          <w:pgSz w:w="11906" w:h="16838"/>
          <w:pgMar w:top="1418" w:right="1418" w:bottom="1418" w:left="1418" w:header="851" w:footer="992" w:gutter="0"/>
          <w:pgNumType w:fmt="upperRoman" w:start="1"/>
          <w:cols w:space="425"/>
          <w:docGrid w:type="linesAndChars" w:linePitch="381"/>
        </w:sectPr>
      </w:pPr>
    </w:p>
    <w:p w14:paraId="7E4E1F76" w14:textId="77777777" w:rsidR="004D00D9" w:rsidRDefault="00000000">
      <w:pPr>
        <w:pStyle w:val="ae"/>
        <w:rPr>
          <w:ins w:id="3" w:author="Jingyu" w:date="2026-05-26T15:09:00Z"/>
          <w:rFonts w:hint="eastAsia"/>
        </w:rPr>
      </w:pPr>
      <w:bookmarkStart w:id="4" w:name="_Hlk227486424"/>
      <w:bookmarkStart w:id="5" w:name="_Toc163497626"/>
      <w:bookmarkStart w:id="6" w:name="_Toc163566883"/>
      <w:r>
        <w:rPr>
          <w:rFonts w:hint="eastAsia"/>
        </w:rPr>
        <w:lastRenderedPageBreak/>
        <w:t>融合电</w:t>
      </w:r>
      <w:r>
        <w:t>/热/燃料多能转化与动态平衡的综合优化设计技术</w:t>
      </w:r>
      <w:bookmarkEnd w:id="4"/>
      <w:r>
        <w:rPr>
          <w:rFonts w:hint="eastAsia"/>
        </w:rPr>
        <w:t>第三方测试方案</w:t>
      </w:r>
      <w:bookmarkEnd w:id="5"/>
      <w:bookmarkEnd w:id="6"/>
    </w:p>
    <w:p w14:paraId="7E4E1F77" w14:textId="77777777" w:rsidR="004D00D9" w:rsidRDefault="00000000">
      <w:pPr>
        <w:pStyle w:val="1"/>
        <w:ind w:left="425" w:hanging="425"/>
        <w:rPr>
          <w:ins w:id="7" w:author="Jingyu" w:date="2026-05-26T15:09:00Z"/>
          <w:rFonts w:ascii="Times New Roman" w:hAnsi="Times New Roman"/>
          <w:highlight w:val="yellow"/>
        </w:rPr>
      </w:pPr>
      <w:bookmarkStart w:id="8" w:name="_Toc21558"/>
      <w:bookmarkStart w:id="9" w:name="_Toc13158"/>
      <w:ins w:id="10" w:author="Jingyu" w:date="2026-05-26T15:09:00Z">
        <w:r>
          <w:rPr>
            <w:rFonts w:ascii="Times New Roman" w:hAnsi="Times New Roman" w:hint="eastAsia"/>
            <w:highlight w:val="yellow"/>
          </w:rPr>
          <w:t>测试概况</w:t>
        </w:r>
        <w:bookmarkEnd w:id="8"/>
        <w:bookmarkEnd w:id="9"/>
      </w:ins>
    </w:p>
    <w:p w14:paraId="7E4E1F78" w14:textId="77777777" w:rsidR="004D00D9" w:rsidRDefault="00000000">
      <w:pPr>
        <w:pStyle w:val="2"/>
        <w:ind w:left="992" w:hanging="567"/>
        <w:rPr>
          <w:ins w:id="11" w:author="Jingyu" w:date="2026-05-26T15:09:00Z"/>
          <w:rFonts w:hint="eastAsia"/>
          <w:highlight w:val="yellow"/>
        </w:rPr>
      </w:pPr>
      <w:bookmarkStart w:id="12" w:name="_Toc22528"/>
      <w:bookmarkStart w:id="13" w:name="_Toc3588"/>
      <w:commentRangeStart w:id="14"/>
      <w:ins w:id="15" w:author="Jingyu" w:date="2026-05-26T15:09:00Z">
        <w:r>
          <w:rPr>
            <w:rFonts w:hint="eastAsia"/>
            <w:highlight w:val="yellow"/>
          </w:rPr>
          <w:t>项目概况</w:t>
        </w:r>
        <w:bookmarkEnd w:id="12"/>
        <w:bookmarkEnd w:id="13"/>
        <w:commentRangeEnd w:id="14"/>
        <w:r>
          <w:rPr>
            <w:rStyle w:val="af5"/>
            <w:rFonts w:hint="eastAsia"/>
            <w:sz w:val="32"/>
            <w:szCs w:val="32"/>
            <w:highlight w:val="yellow"/>
          </w:rPr>
          <w:commentReference w:id="14"/>
        </w:r>
      </w:ins>
    </w:p>
    <w:p w14:paraId="7E4E1F79" w14:textId="77777777" w:rsidR="004D00D9" w:rsidRDefault="004D00D9">
      <w:pPr>
        <w:rPr>
          <w:ins w:id="16" w:author="Jingyu" w:date="2026-05-26T15:09:00Z"/>
          <w:highlight w:val="yellow"/>
        </w:rPr>
      </w:pPr>
    </w:p>
    <w:p w14:paraId="7E4E1F7A" w14:textId="77777777" w:rsidR="004D00D9" w:rsidRDefault="004D00D9">
      <w:pPr>
        <w:rPr>
          <w:ins w:id="17" w:author="Jingyu" w:date="2026-05-26T15:09:00Z"/>
          <w:highlight w:val="yellow"/>
        </w:rPr>
      </w:pPr>
    </w:p>
    <w:p w14:paraId="7E4E1F7B" w14:textId="77777777" w:rsidR="004D00D9" w:rsidRDefault="00000000">
      <w:pPr>
        <w:pStyle w:val="2"/>
        <w:ind w:left="992" w:hanging="567"/>
        <w:rPr>
          <w:ins w:id="18" w:author="Jingyu" w:date="2026-05-26T15:09:00Z"/>
          <w:rFonts w:hint="eastAsia"/>
          <w:highlight w:val="yellow"/>
        </w:rPr>
      </w:pPr>
      <w:bookmarkStart w:id="19" w:name="_Toc29159"/>
      <w:bookmarkStart w:id="20" w:name="_Toc12123"/>
      <w:commentRangeStart w:id="21"/>
      <w:ins w:id="22" w:author="Jingyu" w:date="2026-05-26T15:09:00Z">
        <w:r>
          <w:rPr>
            <w:rFonts w:hint="eastAsia"/>
            <w:highlight w:val="yellow"/>
          </w:rPr>
          <w:t>课题概况</w:t>
        </w:r>
        <w:bookmarkEnd w:id="19"/>
        <w:bookmarkEnd w:id="20"/>
        <w:commentRangeEnd w:id="21"/>
        <w:r>
          <w:rPr>
            <w:rStyle w:val="af5"/>
            <w:rFonts w:hint="eastAsia"/>
            <w:sz w:val="32"/>
            <w:szCs w:val="32"/>
            <w:highlight w:val="yellow"/>
          </w:rPr>
          <w:commentReference w:id="21"/>
        </w:r>
      </w:ins>
    </w:p>
    <w:p w14:paraId="7E4E1F7C" w14:textId="77777777" w:rsidR="004D00D9" w:rsidRDefault="004D00D9" w:rsidP="004D00D9">
      <w:pPr>
        <w:ind w:firstLineChars="0" w:firstLine="0"/>
        <w:rPr>
          <w:rFonts w:hint="eastAsia"/>
        </w:rPr>
        <w:pPrChange w:id="23" w:author="Jingyu" w:date="2026-05-26T15:09:00Z">
          <w:pPr>
            <w:pStyle w:val="ae"/>
          </w:pPr>
        </w:pPrChange>
      </w:pPr>
    </w:p>
    <w:p w14:paraId="7E4E1F7D" w14:textId="77777777" w:rsidR="004D00D9" w:rsidRDefault="00000000">
      <w:pPr>
        <w:pStyle w:val="1"/>
        <w:rPr>
          <w:rFonts w:hint="eastAsia"/>
        </w:rPr>
      </w:pPr>
      <w:bookmarkStart w:id="24" w:name="_Toc227749349"/>
      <w:r>
        <w:rPr>
          <w:rFonts w:hint="eastAsia"/>
        </w:rPr>
        <w:t>测试</w:t>
      </w:r>
      <w:r>
        <w:t>目的</w:t>
      </w:r>
      <w:bookmarkEnd w:id="24"/>
    </w:p>
    <w:p w14:paraId="7E4E1F7E" w14:textId="77777777" w:rsidR="004D00D9" w:rsidRDefault="00000000">
      <w:r>
        <w:rPr>
          <w:rFonts w:hint="eastAsia"/>
        </w:rPr>
        <w:t>本方案旨在为第三方测试机构对《融合电</w:t>
      </w:r>
      <w:r>
        <w:rPr>
          <w:rFonts w:hint="eastAsia"/>
        </w:rPr>
        <w:t>/</w:t>
      </w:r>
      <w:r>
        <w:rPr>
          <w:rFonts w:hint="eastAsia"/>
        </w:rPr>
        <w:t>热</w:t>
      </w:r>
      <w:r>
        <w:rPr>
          <w:rFonts w:hint="eastAsia"/>
        </w:rPr>
        <w:t>/</w:t>
      </w:r>
      <w:r>
        <w:rPr>
          <w:rFonts w:hint="eastAsia"/>
        </w:rPr>
        <w:t>燃料多能转化与动态平衡的综合优化设计技术》（课题编号：</w:t>
      </w:r>
      <w:r>
        <w:rPr>
          <w:rFonts w:hint="eastAsia"/>
        </w:rPr>
        <w:t>[</w:t>
      </w:r>
      <w:r>
        <w:t>2024YFB4206502</w:t>
      </w:r>
      <w:r>
        <w:rPr>
          <w:rFonts w:hint="eastAsia"/>
        </w:rPr>
        <w:t>]</w:t>
      </w:r>
      <w:r>
        <w:rPr>
          <w:rFonts w:hint="eastAsia"/>
        </w:rPr>
        <w:t>）的成果进行验收测试提供依据。主要目的如下：</w:t>
      </w:r>
    </w:p>
    <w:p w14:paraId="7E4E1F7F" w14:textId="77777777" w:rsidR="004D00D9" w:rsidRDefault="00000000">
      <w:r>
        <w:rPr>
          <w:rFonts w:hint="eastAsia"/>
        </w:rPr>
        <w:t>明确本课题测试的范围、对象及具体内容，全面覆盖《课题任务书》中规定的中期验收考核指标。</w:t>
      </w:r>
    </w:p>
    <w:p w14:paraId="7E4E1F80" w14:textId="77777777" w:rsidR="004D00D9" w:rsidRDefault="00000000">
      <w:r>
        <w:rPr>
          <w:rFonts w:hint="eastAsia"/>
        </w:rPr>
        <w:t>规定测试环境、测试工具、测试数据及测试人力等资源需求。</w:t>
      </w:r>
    </w:p>
    <w:p w14:paraId="7E4E1F81" w14:textId="77777777" w:rsidR="004D00D9" w:rsidRDefault="00000000">
      <w:r>
        <w:rPr>
          <w:rFonts w:hint="eastAsia"/>
        </w:rPr>
        <w:t>确定各项测试内容的详细步骤、评估准则和通过标准。</w:t>
      </w:r>
    </w:p>
    <w:p w14:paraId="7E4E1F82" w14:textId="77777777" w:rsidR="004D00D9" w:rsidRDefault="00000000">
      <w:r>
        <w:rPr>
          <w:rFonts w:hint="eastAsia"/>
        </w:rPr>
        <w:t>规范测试输出成果的形式和内容，确保测试过程科学、公正、可追溯。</w:t>
      </w:r>
    </w:p>
    <w:p w14:paraId="7E4E1F83" w14:textId="77777777" w:rsidR="004D00D9" w:rsidRDefault="00000000">
      <w:pPr>
        <w:pStyle w:val="1"/>
        <w:rPr>
          <w:rFonts w:hint="eastAsia"/>
        </w:rPr>
      </w:pPr>
      <w:bookmarkStart w:id="25" w:name="_Toc227749350"/>
      <w:r>
        <w:rPr>
          <w:rFonts w:hint="eastAsia"/>
        </w:rPr>
        <w:t>测试依据</w:t>
      </w:r>
      <w:bookmarkEnd w:id="25"/>
    </w:p>
    <w:p w14:paraId="7E4E1F84" w14:textId="77777777" w:rsidR="004D00D9" w:rsidRDefault="00000000">
      <w:r>
        <w:rPr>
          <w:rFonts w:hint="eastAsia"/>
        </w:rPr>
        <w:t>下列文件中的内容通过文中的规范性引用而构成本文件必不可少</w:t>
      </w:r>
      <w:r>
        <w:t>的条款。其中，注日期的引用文件</w:t>
      </w:r>
      <w:r>
        <w:rPr>
          <w:rFonts w:hint="eastAsia"/>
        </w:rPr>
        <w:t>，</w:t>
      </w:r>
      <w:r>
        <w:t>仅该日期对应的版本适用于本文件</w:t>
      </w:r>
      <w:r>
        <w:rPr>
          <w:rFonts w:hint="eastAsia"/>
        </w:rPr>
        <w:t>；</w:t>
      </w:r>
      <w:r>
        <w:t>不注日期的引用文件</w:t>
      </w:r>
      <w:r>
        <w:rPr>
          <w:rFonts w:hint="eastAsia"/>
        </w:rPr>
        <w:t>，</w:t>
      </w:r>
      <w:r>
        <w:t>其最新版本</w:t>
      </w:r>
      <w:r>
        <w:rPr>
          <w:rFonts w:hint="eastAsia"/>
        </w:rPr>
        <w:t>（</w:t>
      </w:r>
      <w:r>
        <w:t>包括所有的修改单</w:t>
      </w:r>
      <w:r>
        <w:rPr>
          <w:rFonts w:hint="eastAsia"/>
        </w:rPr>
        <w:t>）</w:t>
      </w:r>
      <w:r>
        <w:t>适用于本文件。</w:t>
      </w:r>
    </w:p>
    <w:p w14:paraId="7E4E1F85" w14:textId="77777777" w:rsidR="004D00D9" w:rsidRDefault="00000000">
      <w:pPr>
        <w:pStyle w:val="2"/>
        <w:rPr>
          <w:rFonts w:hint="eastAsia"/>
        </w:rPr>
      </w:pPr>
      <w:bookmarkStart w:id="26" w:name="_Toc227563190"/>
      <w:r>
        <w:t>依据标准</w:t>
      </w:r>
      <w:bookmarkEnd w:id="26"/>
    </w:p>
    <w:p w14:paraId="7E4E1F86" w14:textId="77777777" w:rsidR="004D00D9" w:rsidRDefault="00000000">
      <w:r>
        <w:lastRenderedPageBreak/>
        <w:t>GB/T 25000.51-2016</w:t>
      </w:r>
      <w:r>
        <w:t>《系统与软件工程系统与软件质量要求和评价</w:t>
      </w:r>
      <w:r>
        <w:t xml:space="preserve">CSQuaRE) </w:t>
      </w:r>
      <w:r>
        <w:t>第</w:t>
      </w:r>
      <w:r>
        <w:t>51</w:t>
      </w:r>
      <w:r>
        <w:t>部分</w:t>
      </w:r>
      <w:r>
        <w:t xml:space="preserve"> </w:t>
      </w:r>
      <w:r>
        <w:t>就绪可用软件产品</w:t>
      </w:r>
      <w:r>
        <w:t>(RUSP)</w:t>
      </w:r>
      <w:r>
        <w:t>的质量要求和测试细则》</w:t>
      </w:r>
      <w:r>
        <w:rPr>
          <w:rFonts w:hint="eastAsia"/>
        </w:rPr>
        <w:t>。</w:t>
      </w:r>
    </w:p>
    <w:p w14:paraId="7E4E1F87" w14:textId="77777777" w:rsidR="004D00D9" w:rsidRDefault="00000000">
      <w:pPr>
        <w:pStyle w:val="2"/>
        <w:rPr>
          <w:rFonts w:hint="eastAsia"/>
        </w:rPr>
      </w:pPr>
      <w:bookmarkStart w:id="27" w:name="_Toc227749351"/>
      <w:r>
        <w:rPr>
          <w:rFonts w:hint="eastAsia"/>
        </w:rPr>
        <w:t>项目文档</w:t>
      </w:r>
      <w:bookmarkEnd w:id="27"/>
    </w:p>
    <w:p w14:paraId="7E4E1F88" w14:textId="77777777" w:rsidR="004D00D9" w:rsidRDefault="00000000">
      <w:r>
        <w:rPr>
          <w:rFonts w:hint="eastAsia"/>
        </w:rPr>
        <w:t>《融合电</w:t>
      </w:r>
      <w:r>
        <w:t>/</w:t>
      </w:r>
      <w:r>
        <w:t>热</w:t>
      </w:r>
      <w:r>
        <w:t>/</w:t>
      </w:r>
      <w:r>
        <w:t>燃料多能转化与动态平衡的综合优化设计技术</w:t>
      </w:r>
      <w:r>
        <w:rPr>
          <w:rFonts w:hint="eastAsia"/>
        </w:rPr>
        <w:t>（</w:t>
      </w:r>
      <w:r>
        <w:rPr>
          <w:rFonts w:hint="eastAsia"/>
        </w:rPr>
        <w:t>2024YFB420650</w:t>
      </w:r>
      <w:r>
        <w:t>2</w:t>
      </w:r>
      <w:r>
        <w:rPr>
          <w:rFonts w:hint="eastAsia"/>
        </w:rPr>
        <w:t>）课题任务书》。</w:t>
      </w:r>
    </w:p>
    <w:p w14:paraId="7E4E1F89" w14:textId="77777777" w:rsidR="004D00D9" w:rsidRDefault="00000000">
      <w:pPr>
        <w:pStyle w:val="1"/>
        <w:rPr>
          <w:rFonts w:hint="eastAsia"/>
        </w:rPr>
      </w:pPr>
      <w:bookmarkStart w:id="28" w:name="_Toc227749352"/>
      <w:r>
        <w:rPr>
          <w:rFonts w:hint="eastAsia"/>
        </w:rPr>
        <w:t>测试要求</w:t>
      </w:r>
      <w:bookmarkEnd w:id="28"/>
    </w:p>
    <w:p w14:paraId="7E4E1F8A" w14:textId="77777777" w:rsidR="004D00D9" w:rsidRDefault="00000000">
      <w:pPr>
        <w:pStyle w:val="2"/>
        <w:rPr>
          <w:rFonts w:hint="eastAsia"/>
        </w:rPr>
      </w:pPr>
      <w:bookmarkStart w:id="29" w:name="_Toc227749353"/>
      <w:r>
        <w:rPr>
          <w:rFonts w:hint="eastAsia"/>
        </w:rPr>
        <w:t>测试对象及范围</w:t>
      </w:r>
      <w:bookmarkEnd w:id="29"/>
    </w:p>
    <w:p w14:paraId="7E4E1F8B" w14:textId="77777777" w:rsidR="004D00D9" w:rsidRDefault="00000000">
      <w:r>
        <w:t>本方案适用于国家重大专项、科研课题类项目成果的检测活动。本方案的主要测试对象为</w:t>
      </w:r>
      <w:r>
        <w:rPr>
          <w:rFonts w:hint="eastAsia"/>
        </w:rPr>
        <w:t>《融合电</w:t>
      </w:r>
      <w:r>
        <w:t>/</w:t>
      </w:r>
      <w:r>
        <w:t>热</w:t>
      </w:r>
      <w:r>
        <w:t>/</w:t>
      </w:r>
      <w:r>
        <w:t>燃料多能转化与动态平衡的综合优化设计技术</w:t>
      </w:r>
      <w:r>
        <w:rPr>
          <w:rFonts w:hint="eastAsia"/>
        </w:rPr>
        <w:t>》（课题编号：</w:t>
      </w:r>
      <w:r>
        <w:rPr>
          <w:rFonts w:hint="eastAsia"/>
        </w:rPr>
        <w:t>[2024YFB420650</w:t>
      </w:r>
      <w:r>
        <w:t>2</w:t>
      </w:r>
      <w:r>
        <w:rPr>
          <w:rFonts w:hint="eastAsia"/>
        </w:rPr>
        <w:t>]</w:t>
      </w:r>
      <w:r>
        <w:rPr>
          <w:rFonts w:hint="eastAsia"/>
        </w:rPr>
        <w:t>）</w:t>
      </w:r>
      <w:r>
        <w:t>。</w:t>
      </w:r>
    </w:p>
    <w:p w14:paraId="7E4E1F8C" w14:textId="77777777" w:rsidR="004D00D9" w:rsidRDefault="00000000">
      <w:r>
        <w:t>根据《</w:t>
      </w:r>
      <w:r>
        <w:rPr>
          <w:rFonts w:hint="eastAsia"/>
        </w:rPr>
        <w:t>融合电</w:t>
      </w:r>
      <w:r>
        <w:t>/</w:t>
      </w:r>
      <w:r>
        <w:t>热</w:t>
      </w:r>
      <w:r>
        <w:t>/</w:t>
      </w:r>
      <w:r>
        <w:t>燃料多能转化与动态平衡的综合优化设计技术》</w:t>
      </w:r>
      <w:r>
        <w:rPr>
          <w:rFonts w:hint="eastAsia"/>
        </w:rPr>
        <w:t>任务书</w:t>
      </w:r>
      <w:r>
        <w:t>中</w:t>
      </w:r>
      <w:r>
        <w:t>“</w:t>
      </w:r>
      <w:r>
        <w:t>中期指标值</w:t>
      </w:r>
      <w:r>
        <w:t>/</w:t>
      </w:r>
      <w:r>
        <w:t>状态</w:t>
      </w:r>
      <w:r>
        <w:t>”</w:t>
      </w:r>
      <w:r>
        <w:t>要求</w:t>
      </w:r>
      <w:r>
        <w:rPr>
          <w:rFonts w:hint="eastAsia"/>
        </w:rPr>
        <w:t>，具体</w:t>
      </w:r>
      <w:r>
        <w:t>如</w:t>
      </w:r>
      <w:r>
        <w:rPr>
          <w:rFonts w:hint="eastAsia"/>
        </w:rPr>
        <w:t>表</w:t>
      </w:r>
      <w:r>
        <w:rPr>
          <w:rFonts w:hint="eastAsia"/>
        </w:rPr>
        <w:t>3-1</w:t>
      </w:r>
      <w:r>
        <w:rPr>
          <w:rFonts w:hint="eastAsia"/>
        </w:rPr>
        <w:t>所示。</w:t>
      </w:r>
    </w:p>
    <w:p w14:paraId="7E4E1F8D" w14:textId="77777777" w:rsidR="004D00D9" w:rsidRDefault="00000000">
      <w:pPr>
        <w:pStyle w:val="a3"/>
      </w:pPr>
      <w:r>
        <w:rPr>
          <w:rFonts w:hint="eastAsia"/>
        </w:rPr>
        <w:t>表</w:t>
      </w:r>
      <w:r>
        <w:rPr>
          <w:rFonts w:hint="eastAsia"/>
        </w:rPr>
        <w:t xml:space="preserve">3-1 </w:t>
      </w:r>
      <w:r>
        <w:t xml:space="preserve"> </w:t>
      </w:r>
      <w:r>
        <w:rPr>
          <w:rFonts w:hint="eastAsia"/>
        </w:rPr>
        <w:t>测试对象及范围</w:t>
      </w:r>
    </w:p>
    <w:tbl>
      <w:tblPr>
        <w:tblStyle w:val="af2"/>
        <w:tblW w:w="5000" w:type="pct"/>
        <w:tblLook w:val="04A0" w:firstRow="1" w:lastRow="0" w:firstColumn="1" w:lastColumn="0" w:noHBand="0" w:noVBand="1"/>
      </w:tblPr>
      <w:tblGrid>
        <w:gridCol w:w="1857"/>
        <w:gridCol w:w="2791"/>
        <w:gridCol w:w="3846"/>
      </w:tblGrid>
      <w:tr w:rsidR="004D00D9" w14:paraId="7E4E1F91" w14:textId="77777777">
        <w:trPr>
          <w:trHeight w:val="567"/>
        </w:trPr>
        <w:tc>
          <w:tcPr>
            <w:tcW w:w="1093" w:type="pct"/>
            <w:vAlign w:val="center"/>
          </w:tcPr>
          <w:p w14:paraId="7E4E1F8E" w14:textId="77777777" w:rsidR="004D00D9" w:rsidRDefault="00000000">
            <w:pPr>
              <w:pStyle w:val="af9"/>
              <w:rPr>
                <w:b/>
                <w:bCs/>
              </w:rPr>
            </w:pPr>
            <w:r>
              <w:rPr>
                <w:b/>
                <w:bCs/>
              </w:rPr>
              <w:t>预期成果名称</w:t>
            </w:r>
          </w:p>
        </w:tc>
        <w:tc>
          <w:tcPr>
            <w:tcW w:w="1643" w:type="pct"/>
            <w:vAlign w:val="center"/>
          </w:tcPr>
          <w:p w14:paraId="7E4E1F8F" w14:textId="77777777" w:rsidR="004D00D9" w:rsidRDefault="00000000">
            <w:pPr>
              <w:pStyle w:val="af9"/>
              <w:rPr>
                <w:b/>
                <w:bCs/>
              </w:rPr>
            </w:pPr>
            <w:r>
              <w:rPr>
                <w:b/>
                <w:bCs/>
              </w:rPr>
              <w:t>指标名称</w:t>
            </w:r>
          </w:p>
        </w:tc>
        <w:tc>
          <w:tcPr>
            <w:tcW w:w="2264" w:type="pct"/>
            <w:vAlign w:val="center"/>
          </w:tcPr>
          <w:p w14:paraId="7E4E1F90" w14:textId="77777777" w:rsidR="004D00D9" w:rsidRDefault="00000000">
            <w:pPr>
              <w:pStyle w:val="af9"/>
              <w:rPr>
                <w:b/>
                <w:bCs/>
              </w:rPr>
            </w:pPr>
            <w:r>
              <w:rPr>
                <w:b/>
                <w:bCs/>
              </w:rPr>
              <w:t>中期指标值</w:t>
            </w:r>
            <w:r>
              <w:rPr>
                <w:rFonts w:hint="eastAsia"/>
                <w:b/>
                <w:bCs/>
              </w:rPr>
              <w:t>/</w:t>
            </w:r>
            <w:r>
              <w:rPr>
                <w:rFonts w:hint="eastAsia"/>
                <w:b/>
                <w:bCs/>
              </w:rPr>
              <w:t>状态</w:t>
            </w:r>
          </w:p>
        </w:tc>
      </w:tr>
      <w:tr w:rsidR="004D00D9" w14:paraId="7E4E1F98" w14:textId="77777777">
        <w:trPr>
          <w:trHeight w:val="1322"/>
        </w:trPr>
        <w:tc>
          <w:tcPr>
            <w:tcW w:w="1093" w:type="pct"/>
            <w:vMerge w:val="restart"/>
            <w:vAlign w:val="center"/>
          </w:tcPr>
          <w:p w14:paraId="7E4E1F92" w14:textId="77777777" w:rsidR="004D00D9" w:rsidRDefault="00000000">
            <w:pPr>
              <w:pStyle w:val="af9"/>
            </w:pPr>
            <w:r>
              <w:rPr>
                <w:rFonts w:hint="eastAsia"/>
              </w:rPr>
              <w:t>融合电</w:t>
            </w:r>
            <w:r>
              <w:t>/</w:t>
            </w:r>
            <w:r>
              <w:t>热</w:t>
            </w:r>
            <w:r>
              <w:t>/</w:t>
            </w:r>
            <w:r>
              <w:t>燃料多能转化与动态平衡的综合优化设计技术</w:t>
            </w:r>
          </w:p>
        </w:tc>
        <w:tc>
          <w:tcPr>
            <w:tcW w:w="1643" w:type="pct"/>
            <w:vAlign w:val="center"/>
          </w:tcPr>
          <w:p w14:paraId="7E4E1F93" w14:textId="77777777" w:rsidR="004D00D9" w:rsidRDefault="00000000">
            <w:pPr>
              <w:pStyle w:val="af9"/>
              <w:jc w:val="left"/>
            </w:pPr>
            <w:bookmarkStart w:id="30" w:name="OLE_LINK5"/>
            <w:r>
              <w:rPr>
                <w:rFonts w:hint="eastAsia"/>
              </w:rPr>
              <w:t>指标</w:t>
            </w:r>
            <w:r>
              <w:rPr>
                <w:rFonts w:hint="eastAsia"/>
              </w:rPr>
              <w:t>1</w:t>
            </w:r>
            <w:r>
              <w:t>.1</w:t>
            </w:r>
            <w:bookmarkEnd w:id="30"/>
            <w:r>
              <w:rPr>
                <w:rFonts w:hint="eastAsia"/>
              </w:rPr>
              <w:t>可再生能源电</w:t>
            </w:r>
            <w:r>
              <w:rPr>
                <w:rFonts w:hint="eastAsia"/>
              </w:rPr>
              <w:t>/</w:t>
            </w:r>
            <w:r>
              <w:rPr>
                <w:rFonts w:hint="eastAsia"/>
              </w:rPr>
              <w:t>热</w:t>
            </w:r>
            <w:r>
              <w:rPr>
                <w:rFonts w:hint="eastAsia"/>
              </w:rPr>
              <w:t>/</w:t>
            </w:r>
            <w:r>
              <w:rPr>
                <w:rFonts w:hint="eastAsia"/>
              </w:rPr>
              <w:t>燃料联产系统多能转化模型</w:t>
            </w:r>
          </w:p>
          <w:p w14:paraId="7E4E1F94" w14:textId="77777777" w:rsidR="004D00D9" w:rsidRDefault="00000000">
            <w:pPr>
              <w:pStyle w:val="af9"/>
              <w:jc w:val="left"/>
            </w:pPr>
            <w:r>
              <w:t>a)</w:t>
            </w:r>
            <w:r>
              <w:rPr>
                <w:rFonts w:hint="eastAsia"/>
              </w:rPr>
              <w:t xml:space="preserve"> </w:t>
            </w:r>
            <w:r>
              <w:rPr>
                <w:rFonts w:hint="eastAsia"/>
              </w:rPr>
              <w:t>多能转化类型</w:t>
            </w:r>
          </w:p>
          <w:p w14:paraId="7E4E1F95" w14:textId="77777777" w:rsidR="004D00D9" w:rsidRDefault="00000000">
            <w:pPr>
              <w:pStyle w:val="af9"/>
              <w:jc w:val="left"/>
            </w:pPr>
            <w:r>
              <w:t>b)</w:t>
            </w:r>
            <w:r>
              <w:rPr>
                <w:rFonts w:hint="eastAsia"/>
              </w:rPr>
              <w:t xml:space="preserve"> </w:t>
            </w:r>
            <w:r>
              <w:rPr>
                <w:rFonts w:hint="eastAsia"/>
              </w:rPr>
              <w:t>多能转化单元模块库</w:t>
            </w:r>
          </w:p>
        </w:tc>
        <w:tc>
          <w:tcPr>
            <w:tcW w:w="2264" w:type="pct"/>
            <w:vAlign w:val="center"/>
          </w:tcPr>
          <w:p w14:paraId="7E4E1F96" w14:textId="77777777" w:rsidR="004D00D9" w:rsidRDefault="00000000">
            <w:pPr>
              <w:pStyle w:val="af9"/>
              <w:jc w:val="both"/>
            </w:pPr>
            <w:r>
              <w:t>a)</w:t>
            </w:r>
            <w:r>
              <w:rPr>
                <w:rFonts w:hint="eastAsia"/>
              </w:rPr>
              <w:t>：≥</w:t>
            </w:r>
            <w:r>
              <w:rPr>
                <w:rFonts w:hint="eastAsia"/>
              </w:rPr>
              <w:t>5</w:t>
            </w:r>
            <w:r>
              <w:rPr>
                <w:rFonts w:hint="eastAsia"/>
              </w:rPr>
              <w:t>种；</w:t>
            </w:r>
          </w:p>
          <w:p w14:paraId="7E4E1F97" w14:textId="77777777" w:rsidR="004D00D9" w:rsidRDefault="00000000">
            <w:pPr>
              <w:pStyle w:val="af9"/>
              <w:jc w:val="both"/>
              <w:rPr>
                <w:rFonts w:eastAsia="仿宋_GB2312" w:cs="仿宋_GB2312"/>
              </w:rPr>
            </w:pPr>
            <w:r>
              <w:rPr>
                <w:rFonts w:hint="eastAsia"/>
              </w:rPr>
              <w:t>b</w:t>
            </w:r>
            <w:r>
              <w:t>)</w:t>
            </w:r>
            <w:r>
              <w:rPr>
                <w:rFonts w:hint="eastAsia"/>
              </w:rPr>
              <w:t>：与</w:t>
            </w:r>
            <w:r>
              <w:t>5</w:t>
            </w:r>
            <w:r>
              <w:rPr>
                <w:rFonts w:hint="eastAsia"/>
              </w:rPr>
              <w:t>种多能转化类型匹配的单元模块。</w:t>
            </w:r>
          </w:p>
        </w:tc>
      </w:tr>
      <w:tr w:rsidR="004D00D9" w14:paraId="7E4E1FA1" w14:textId="77777777">
        <w:trPr>
          <w:trHeight w:val="1833"/>
        </w:trPr>
        <w:tc>
          <w:tcPr>
            <w:tcW w:w="1093" w:type="pct"/>
            <w:vMerge/>
            <w:vAlign w:val="center"/>
          </w:tcPr>
          <w:p w14:paraId="7E4E1F99" w14:textId="77777777" w:rsidR="004D00D9" w:rsidRDefault="004D00D9">
            <w:pPr>
              <w:pStyle w:val="af9"/>
              <w:jc w:val="both"/>
            </w:pPr>
          </w:p>
        </w:tc>
        <w:tc>
          <w:tcPr>
            <w:tcW w:w="1643" w:type="pct"/>
            <w:vAlign w:val="center"/>
          </w:tcPr>
          <w:p w14:paraId="7E4E1F9A" w14:textId="77777777" w:rsidR="004D00D9" w:rsidRDefault="00000000">
            <w:pPr>
              <w:pStyle w:val="af9"/>
              <w:jc w:val="left"/>
            </w:pPr>
            <w:bookmarkStart w:id="31" w:name="_Hlk226645541"/>
            <w:bookmarkStart w:id="32" w:name="OLE_LINK25"/>
            <w:bookmarkStart w:id="33" w:name="_Hlk227596999"/>
            <w:r>
              <w:rPr>
                <w:rFonts w:hint="eastAsia"/>
              </w:rPr>
              <w:t>指标</w:t>
            </w:r>
            <w:r>
              <w:rPr>
                <w:rFonts w:hint="eastAsia"/>
              </w:rPr>
              <w:t>1</w:t>
            </w:r>
            <w:r>
              <w:t>.2</w:t>
            </w:r>
            <w:r>
              <w:rPr>
                <w:rFonts w:hint="eastAsia"/>
              </w:rPr>
              <w:t>融合多能转化与动态平衡的系统综合优化设计</w:t>
            </w:r>
            <w:bookmarkEnd w:id="31"/>
            <w:bookmarkEnd w:id="32"/>
            <w:r>
              <w:rPr>
                <w:rFonts w:hint="eastAsia"/>
              </w:rPr>
              <w:t>软件工具包</w:t>
            </w:r>
            <w:bookmarkEnd w:id="33"/>
          </w:p>
          <w:p w14:paraId="7E4E1F9B" w14:textId="77777777" w:rsidR="004D00D9" w:rsidRDefault="00000000">
            <w:pPr>
              <w:pStyle w:val="af9"/>
              <w:jc w:val="left"/>
            </w:pPr>
            <w:r>
              <w:t xml:space="preserve">a) </w:t>
            </w:r>
            <w:r>
              <w:rPr>
                <w:rFonts w:hint="eastAsia"/>
              </w:rPr>
              <w:t>动态平衡的时间分辨率</w:t>
            </w:r>
          </w:p>
          <w:p w14:paraId="7E4E1F9C" w14:textId="77777777" w:rsidR="004D00D9" w:rsidRDefault="00000000">
            <w:pPr>
              <w:pStyle w:val="af9"/>
              <w:jc w:val="left"/>
            </w:pPr>
            <w:r>
              <w:t xml:space="preserve">b) </w:t>
            </w:r>
            <w:r>
              <w:rPr>
                <w:rFonts w:hint="eastAsia"/>
              </w:rPr>
              <w:t>性能指标体系、算法模块</w:t>
            </w:r>
          </w:p>
          <w:p w14:paraId="7E4E1F9D" w14:textId="77777777" w:rsidR="004D00D9" w:rsidRDefault="00000000">
            <w:pPr>
              <w:pStyle w:val="af9"/>
              <w:jc w:val="left"/>
            </w:pPr>
            <w:r>
              <w:rPr>
                <w:rFonts w:hint="eastAsia"/>
              </w:rPr>
              <w:t>c</w:t>
            </w:r>
            <w:r>
              <w:t xml:space="preserve">) </w:t>
            </w:r>
            <w:r>
              <w:rPr>
                <w:rFonts w:hint="eastAsia"/>
              </w:rPr>
              <w:t>支撑场景数</w:t>
            </w:r>
          </w:p>
        </w:tc>
        <w:tc>
          <w:tcPr>
            <w:tcW w:w="2264" w:type="pct"/>
            <w:vAlign w:val="center"/>
          </w:tcPr>
          <w:p w14:paraId="7E4E1F9E" w14:textId="77777777" w:rsidR="004D00D9" w:rsidRDefault="00000000">
            <w:pPr>
              <w:pStyle w:val="af9"/>
              <w:jc w:val="both"/>
            </w:pPr>
            <w:commentRangeStart w:id="34"/>
            <w:r>
              <w:t>a)</w:t>
            </w:r>
            <w:r>
              <w:rPr>
                <w:rFonts w:hint="eastAsia"/>
              </w:rPr>
              <w:t>：≤</w:t>
            </w:r>
            <w:r>
              <w:rPr>
                <w:rFonts w:hint="eastAsia"/>
              </w:rPr>
              <w:t>30</w:t>
            </w:r>
            <w:r>
              <w:rPr>
                <w:rFonts w:hint="eastAsia"/>
              </w:rPr>
              <w:t>分钟；</w:t>
            </w:r>
            <w:commentRangeEnd w:id="34"/>
            <w:r>
              <w:rPr>
                <w:rStyle w:val="af5"/>
                <w:sz w:val="24"/>
                <w:szCs w:val="24"/>
              </w:rPr>
              <w:commentReference w:id="34"/>
            </w:r>
          </w:p>
          <w:p w14:paraId="7E4E1F9F" w14:textId="77777777" w:rsidR="004D00D9" w:rsidRDefault="00000000">
            <w:pPr>
              <w:pStyle w:val="af9"/>
              <w:jc w:val="both"/>
            </w:pPr>
            <w:commentRangeStart w:id="35"/>
            <w:r>
              <w:t>b)</w:t>
            </w:r>
            <w:r>
              <w:rPr>
                <w:rFonts w:hint="eastAsia"/>
              </w:rPr>
              <w:t>：涵盖安全、能效、经济、碳排等维度的性能指标体系，以及约束处理、多目标决策等算法模块。</w:t>
            </w:r>
            <w:commentRangeEnd w:id="35"/>
            <w:r>
              <w:rPr>
                <w:rStyle w:val="af5"/>
                <w:sz w:val="24"/>
                <w:szCs w:val="24"/>
              </w:rPr>
              <w:commentReference w:id="35"/>
            </w:r>
          </w:p>
          <w:p w14:paraId="7E4E1FA0" w14:textId="77777777" w:rsidR="004D00D9" w:rsidRDefault="00000000">
            <w:pPr>
              <w:pStyle w:val="af9"/>
              <w:jc w:val="both"/>
            </w:pPr>
            <w:r>
              <w:t>c)</w:t>
            </w:r>
            <w:r>
              <w:rPr>
                <w:rFonts w:hint="eastAsia"/>
              </w:rPr>
              <w:t>：</w:t>
            </w:r>
            <w:r>
              <w:rPr>
                <w:rFonts w:hint="eastAsia"/>
              </w:rPr>
              <w:t>/</w:t>
            </w:r>
          </w:p>
        </w:tc>
      </w:tr>
    </w:tbl>
    <w:p w14:paraId="7E4E1FA2" w14:textId="77777777" w:rsidR="004D00D9" w:rsidRDefault="00000000">
      <w:pPr>
        <w:pStyle w:val="2"/>
        <w:rPr>
          <w:rFonts w:hint="eastAsia"/>
        </w:rPr>
      </w:pPr>
      <w:bookmarkStart w:id="37" w:name="_Toc227749354"/>
      <w:r>
        <w:rPr>
          <w:rFonts w:hint="eastAsia"/>
        </w:rPr>
        <w:t>考核方式（方法）及评价手段</w:t>
      </w:r>
      <w:bookmarkEnd w:id="37"/>
    </w:p>
    <w:p w14:paraId="7E4E1FA3" w14:textId="77777777" w:rsidR="004D00D9" w:rsidRDefault="00000000">
      <w:r>
        <w:rPr>
          <w:rFonts w:hint="eastAsia"/>
        </w:rPr>
        <w:lastRenderedPageBreak/>
        <w:t>测试方案需由项目单位编制并在计划测试时间提前</w:t>
      </w:r>
      <w:r>
        <w:rPr>
          <w:rFonts w:hint="eastAsia"/>
        </w:rPr>
        <w:t>6</w:t>
      </w:r>
      <w:r>
        <w:rPr>
          <w:rFonts w:hint="eastAsia"/>
        </w:rPr>
        <w:t>个月</w:t>
      </w:r>
      <w:r>
        <w:rPr>
          <w:rFonts w:hint="eastAsia"/>
        </w:rPr>
        <w:t>(</w:t>
      </w:r>
      <w:r>
        <w:rPr>
          <w:rFonts w:hint="eastAsia"/>
        </w:rPr>
        <w:t>以上</w:t>
      </w:r>
      <w:r>
        <w:rPr>
          <w:rFonts w:hint="eastAsia"/>
        </w:rPr>
        <w:t>)</w:t>
      </w:r>
      <w:r>
        <w:rPr>
          <w:rFonts w:hint="eastAsia"/>
        </w:rPr>
        <w:t>提交至“高技术中心可再生能源技术专项”。“专项办”组织“专项总体专家组”审议通过后，由具有相关资质的第三方检测机构依据相应测试方案进行测试，并出具权威有效的测试报告。</w:t>
      </w:r>
    </w:p>
    <w:p w14:paraId="7E4E1FA4" w14:textId="77777777" w:rsidR="004D00D9" w:rsidRDefault="00000000">
      <w:pPr>
        <w:pStyle w:val="1"/>
        <w:rPr>
          <w:rFonts w:hint="eastAsia"/>
        </w:rPr>
      </w:pPr>
      <w:bookmarkStart w:id="38" w:name="_Toc227749355"/>
      <w:r>
        <w:rPr>
          <w:rFonts w:hint="eastAsia"/>
        </w:rPr>
        <w:t>测试环境</w:t>
      </w:r>
      <w:bookmarkEnd w:id="38"/>
    </w:p>
    <w:p w14:paraId="7E4E1FA5" w14:textId="77777777" w:rsidR="004D00D9" w:rsidRDefault="00000000">
      <w:pPr>
        <w:pStyle w:val="2"/>
        <w:rPr>
          <w:rFonts w:hint="eastAsia"/>
        </w:rPr>
      </w:pPr>
      <w:bookmarkStart w:id="39" w:name="_Toc227749356"/>
      <w:commentRangeStart w:id="40"/>
      <w:r>
        <w:rPr>
          <w:rFonts w:hint="eastAsia"/>
        </w:rPr>
        <w:t>软硬件配置环境</w:t>
      </w:r>
      <w:bookmarkEnd w:id="39"/>
    </w:p>
    <w:p w14:paraId="7E4E1FA6" w14:textId="77777777" w:rsidR="004D00D9" w:rsidRDefault="00000000">
      <w:r>
        <w:rPr>
          <w:rFonts w:hint="eastAsia"/>
        </w:rPr>
        <w:t>被测系统环境各设备软硬件配置环境如表</w:t>
      </w:r>
      <w:r>
        <w:rPr>
          <w:rFonts w:hint="eastAsia"/>
        </w:rPr>
        <w:t>4-1</w:t>
      </w:r>
      <w:r>
        <w:rPr>
          <w:rFonts w:hint="eastAsia"/>
        </w:rPr>
        <w:t>所示</w:t>
      </w:r>
    </w:p>
    <w:p w14:paraId="7E4E1FA7" w14:textId="77777777" w:rsidR="004D00D9" w:rsidRDefault="00000000">
      <w:pPr>
        <w:pStyle w:val="a3"/>
      </w:pPr>
      <w:r>
        <w:rPr>
          <w:rFonts w:hint="eastAsia"/>
        </w:rPr>
        <w:t>表</w:t>
      </w:r>
      <w:r>
        <w:rPr>
          <w:rFonts w:hint="eastAsia"/>
        </w:rPr>
        <w:t>4-1</w:t>
      </w:r>
      <w:r>
        <w:t xml:space="preserve">  </w:t>
      </w:r>
      <w:r>
        <w:rPr>
          <w:rFonts w:hint="eastAsia"/>
        </w:rPr>
        <w:t>软硬件配置环境</w:t>
      </w:r>
    </w:p>
    <w:tbl>
      <w:tblPr>
        <w:tblStyle w:val="af2"/>
        <w:tblW w:w="5000" w:type="pct"/>
        <w:tblLook w:val="04A0" w:firstRow="1" w:lastRow="0" w:firstColumn="1" w:lastColumn="0" w:noHBand="0" w:noVBand="1"/>
      </w:tblPr>
      <w:tblGrid>
        <w:gridCol w:w="929"/>
        <w:gridCol w:w="1592"/>
        <w:gridCol w:w="2849"/>
        <w:gridCol w:w="2200"/>
        <w:gridCol w:w="924"/>
      </w:tblGrid>
      <w:tr w:rsidR="004D00D9" w14:paraId="7E4E1FAD" w14:textId="77777777">
        <w:trPr>
          <w:trHeight w:val="567"/>
        </w:trPr>
        <w:tc>
          <w:tcPr>
            <w:tcW w:w="546" w:type="pct"/>
            <w:vAlign w:val="center"/>
          </w:tcPr>
          <w:p w14:paraId="7E4E1FA8" w14:textId="77777777" w:rsidR="004D00D9" w:rsidRDefault="00000000">
            <w:pPr>
              <w:pStyle w:val="af9"/>
              <w:rPr>
                <w:b/>
                <w:bCs/>
              </w:rPr>
            </w:pPr>
            <w:r>
              <w:rPr>
                <w:rFonts w:hint="eastAsia"/>
                <w:b/>
                <w:bCs/>
              </w:rPr>
              <w:t>序号</w:t>
            </w:r>
          </w:p>
        </w:tc>
        <w:tc>
          <w:tcPr>
            <w:tcW w:w="937" w:type="pct"/>
            <w:vAlign w:val="center"/>
          </w:tcPr>
          <w:p w14:paraId="7E4E1FA9" w14:textId="77777777" w:rsidR="004D00D9" w:rsidRDefault="00000000">
            <w:pPr>
              <w:pStyle w:val="af9"/>
              <w:rPr>
                <w:b/>
                <w:bCs/>
              </w:rPr>
            </w:pPr>
            <w:r>
              <w:rPr>
                <w:rFonts w:hint="eastAsia"/>
                <w:b/>
                <w:bCs/>
              </w:rPr>
              <w:t>名称</w:t>
            </w:r>
          </w:p>
        </w:tc>
        <w:tc>
          <w:tcPr>
            <w:tcW w:w="1677" w:type="pct"/>
            <w:vAlign w:val="center"/>
          </w:tcPr>
          <w:p w14:paraId="7E4E1FAA" w14:textId="77777777" w:rsidR="004D00D9" w:rsidRDefault="00000000">
            <w:pPr>
              <w:pStyle w:val="af9"/>
              <w:rPr>
                <w:b/>
                <w:bCs/>
              </w:rPr>
            </w:pPr>
            <w:r>
              <w:rPr>
                <w:b/>
                <w:bCs/>
              </w:rPr>
              <w:t>配置</w:t>
            </w:r>
          </w:p>
        </w:tc>
        <w:tc>
          <w:tcPr>
            <w:tcW w:w="1295" w:type="pct"/>
            <w:vAlign w:val="center"/>
          </w:tcPr>
          <w:p w14:paraId="7E4E1FAB" w14:textId="77777777" w:rsidR="004D00D9" w:rsidRDefault="00000000">
            <w:pPr>
              <w:pStyle w:val="af9"/>
              <w:rPr>
                <w:b/>
                <w:bCs/>
              </w:rPr>
            </w:pPr>
            <w:r>
              <w:rPr>
                <w:rFonts w:hint="eastAsia"/>
                <w:b/>
                <w:bCs/>
              </w:rPr>
              <w:t>数量</w:t>
            </w:r>
          </w:p>
        </w:tc>
        <w:tc>
          <w:tcPr>
            <w:tcW w:w="544" w:type="pct"/>
            <w:vAlign w:val="center"/>
          </w:tcPr>
          <w:p w14:paraId="7E4E1FAC" w14:textId="77777777" w:rsidR="004D00D9" w:rsidRDefault="00000000">
            <w:pPr>
              <w:pStyle w:val="af9"/>
              <w:rPr>
                <w:b/>
                <w:bCs/>
              </w:rPr>
            </w:pPr>
            <w:r>
              <w:rPr>
                <w:rFonts w:hint="eastAsia"/>
                <w:b/>
                <w:bCs/>
              </w:rPr>
              <w:t>备注</w:t>
            </w:r>
          </w:p>
        </w:tc>
      </w:tr>
      <w:tr w:rsidR="004D00D9" w14:paraId="7E4E1FB8" w14:textId="77777777">
        <w:trPr>
          <w:trHeight w:val="1247"/>
        </w:trPr>
        <w:tc>
          <w:tcPr>
            <w:tcW w:w="546" w:type="pct"/>
            <w:vAlign w:val="center"/>
          </w:tcPr>
          <w:p w14:paraId="7E4E1FAE" w14:textId="77777777" w:rsidR="004D00D9" w:rsidRDefault="00000000">
            <w:pPr>
              <w:pStyle w:val="af9"/>
            </w:pPr>
            <w:r>
              <w:rPr>
                <w:rFonts w:hint="eastAsia"/>
              </w:rPr>
              <w:t>1</w:t>
            </w:r>
          </w:p>
        </w:tc>
        <w:tc>
          <w:tcPr>
            <w:tcW w:w="937" w:type="pct"/>
            <w:vAlign w:val="center"/>
          </w:tcPr>
          <w:p w14:paraId="7E4E1FAF" w14:textId="77777777" w:rsidR="004D00D9" w:rsidRDefault="00000000">
            <w:pPr>
              <w:pStyle w:val="af9"/>
            </w:pPr>
            <w:r>
              <w:rPr>
                <w:rFonts w:hint="eastAsia"/>
              </w:rPr>
              <w:t>测试服务器</w:t>
            </w:r>
          </w:p>
        </w:tc>
        <w:tc>
          <w:tcPr>
            <w:tcW w:w="1677" w:type="pct"/>
            <w:vAlign w:val="center"/>
          </w:tcPr>
          <w:p w14:paraId="7E4E1FB0" w14:textId="77777777" w:rsidR="004D00D9" w:rsidRDefault="00000000">
            <w:pPr>
              <w:pStyle w:val="af9"/>
            </w:pPr>
            <w:r>
              <w:t>CPU:</w:t>
            </w:r>
            <w:r>
              <w:rPr>
                <w:rFonts w:hint="eastAsia"/>
              </w:rPr>
              <w:t xml:space="preserve"> </w:t>
            </w:r>
            <w:r>
              <w:t>Intel(R) Core(TM) i9-14900HX (2.20 GHz)</w:t>
            </w:r>
          </w:p>
          <w:p w14:paraId="7E4E1FB1" w14:textId="77777777" w:rsidR="004D00D9" w:rsidRDefault="00000000">
            <w:pPr>
              <w:pStyle w:val="af9"/>
            </w:pPr>
            <w:r>
              <w:t>内存</w:t>
            </w:r>
            <w:r>
              <w:t>:</w:t>
            </w:r>
            <w:r>
              <w:rPr>
                <w:rFonts w:hint="eastAsia"/>
              </w:rPr>
              <w:t>32</w:t>
            </w:r>
            <w:r>
              <w:t>GB</w:t>
            </w:r>
          </w:p>
          <w:p w14:paraId="7E4E1FB2" w14:textId="77777777" w:rsidR="004D00D9" w:rsidRDefault="00000000">
            <w:pPr>
              <w:pStyle w:val="af9"/>
            </w:pPr>
            <w:r>
              <w:t>硬盘</w:t>
            </w:r>
            <w:r>
              <w:t>:</w:t>
            </w:r>
            <w:r>
              <w:rPr>
                <w:rFonts w:hint="eastAsia"/>
              </w:rPr>
              <w:t>1TB</w:t>
            </w:r>
          </w:p>
          <w:p w14:paraId="7E4E1FB3" w14:textId="77777777" w:rsidR="004D00D9" w:rsidRDefault="00000000">
            <w:pPr>
              <w:pStyle w:val="af9"/>
            </w:pPr>
            <w:r>
              <w:rPr>
                <w:rFonts w:hint="eastAsia"/>
              </w:rPr>
              <w:t>操作系统</w:t>
            </w:r>
            <w:r>
              <w:rPr>
                <w:rFonts w:hint="eastAsia"/>
              </w:rPr>
              <w:t>:</w:t>
            </w:r>
          </w:p>
          <w:p w14:paraId="7E4E1FB4" w14:textId="77777777" w:rsidR="004D00D9" w:rsidRDefault="00000000">
            <w:pPr>
              <w:pStyle w:val="af9"/>
            </w:pPr>
            <w:r>
              <w:rPr>
                <w:rFonts w:hint="eastAsia"/>
              </w:rPr>
              <w:t>Windows 11</w:t>
            </w:r>
            <w:r>
              <w:rPr>
                <w:rFonts w:hint="eastAsia"/>
              </w:rPr>
              <w:t>以上</w:t>
            </w:r>
          </w:p>
          <w:p w14:paraId="7E4E1FB5" w14:textId="77777777" w:rsidR="004D00D9" w:rsidRDefault="00000000">
            <w:pPr>
              <w:pStyle w:val="af9"/>
            </w:pPr>
            <w:r>
              <w:rPr>
                <w:rFonts w:hint="eastAsia"/>
              </w:rPr>
              <w:t>应用软件</w:t>
            </w:r>
            <w:r>
              <w:rPr>
                <w:rFonts w:hint="eastAsia"/>
              </w:rPr>
              <w:t>:</w:t>
            </w:r>
            <w:r>
              <w:rPr>
                <w:rFonts w:eastAsia="仿宋_GB2312"/>
                <w:kern w:val="2"/>
                <w:sz w:val="28"/>
                <w:szCs w:val="28"/>
                <w14:ligatures w14:val="standardContextual"/>
              </w:rPr>
              <w:t xml:space="preserve"> </w:t>
            </w:r>
            <w:r>
              <w:t>Python 3.8</w:t>
            </w:r>
            <w:r>
              <w:rPr>
                <w:rFonts w:hint="eastAsia"/>
              </w:rPr>
              <w:t>-3.11</w:t>
            </w:r>
          </w:p>
        </w:tc>
        <w:tc>
          <w:tcPr>
            <w:tcW w:w="1295" w:type="pct"/>
            <w:vAlign w:val="center"/>
          </w:tcPr>
          <w:p w14:paraId="7E4E1FB6" w14:textId="77777777" w:rsidR="004D00D9" w:rsidRDefault="00000000">
            <w:pPr>
              <w:pStyle w:val="af9"/>
            </w:pPr>
            <w:r>
              <w:rPr>
                <w:rFonts w:hint="eastAsia"/>
              </w:rPr>
              <w:t>1</w:t>
            </w:r>
          </w:p>
        </w:tc>
        <w:tc>
          <w:tcPr>
            <w:tcW w:w="544" w:type="pct"/>
            <w:vAlign w:val="center"/>
          </w:tcPr>
          <w:p w14:paraId="7E4E1FB7" w14:textId="77777777" w:rsidR="004D00D9" w:rsidRDefault="00000000">
            <w:pPr>
              <w:pStyle w:val="af9"/>
            </w:pPr>
            <w:r>
              <w:rPr>
                <w:rFonts w:hint="eastAsia"/>
              </w:rPr>
              <w:t>无</w:t>
            </w:r>
          </w:p>
        </w:tc>
      </w:tr>
    </w:tbl>
    <w:p w14:paraId="7E4E1FB9" w14:textId="77777777" w:rsidR="004D00D9" w:rsidRDefault="00000000">
      <w:pPr>
        <w:pStyle w:val="2"/>
        <w:rPr>
          <w:rFonts w:hint="eastAsia"/>
        </w:rPr>
      </w:pPr>
      <w:bookmarkStart w:id="41" w:name="_Toc227749357"/>
      <w:commentRangeEnd w:id="40"/>
      <w:r>
        <w:rPr>
          <w:rStyle w:val="af5"/>
          <w:rFonts w:hint="eastAsia"/>
          <w:sz w:val="32"/>
          <w:szCs w:val="32"/>
        </w:rPr>
        <w:commentReference w:id="40"/>
      </w:r>
      <w:commentRangeStart w:id="42"/>
      <w:r>
        <w:rPr>
          <w:rFonts w:hint="eastAsia"/>
        </w:rPr>
        <w:t>数据环境</w:t>
      </w:r>
      <w:bookmarkEnd w:id="41"/>
    </w:p>
    <w:p w14:paraId="7E4E1FBA" w14:textId="77777777" w:rsidR="004D00D9" w:rsidRDefault="00000000">
      <w:r>
        <w:rPr>
          <w:rFonts w:hint="eastAsia"/>
        </w:rPr>
        <w:t>测试环境已经预置测试所必须的数据环境，包含综合能源系统基本配置文件、综合能源系统源荷仿真数据。具体数据情况如表</w:t>
      </w:r>
      <w:r>
        <w:rPr>
          <w:rFonts w:hint="eastAsia"/>
        </w:rPr>
        <w:t>4-2</w:t>
      </w:r>
      <w:r>
        <w:rPr>
          <w:rFonts w:hint="eastAsia"/>
        </w:rPr>
        <w:t>所示。</w:t>
      </w:r>
      <w:commentRangeEnd w:id="42"/>
      <w:r>
        <w:rPr>
          <w:rStyle w:val="af5"/>
          <w:sz w:val="28"/>
          <w:szCs w:val="28"/>
        </w:rPr>
        <w:commentReference w:id="42"/>
      </w:r>
    </w:p>
    <w:p w14:paraId="7E4E1FBB" w14:textId="77777777" w:rsidR="004D00D9" w:rsidRDefault="00000000">
      <w:pPr>
        <w:pStyle w:val="a3"/>
      </w:pPr>
      <w:commentRangeStart w:id="43"/>
      <w:r>
        <w:rPr>
          <w:rFonts w:hint="eastAsia"/>
        </w:rPr>
        <w:t>表</w:t>
      </w:r>
      <w:r>
        <w:rPr>
          <w:rFonts w:hint="eastAsia"/>
        </w:rPr>
        <w:t>4-2</w:t>
      </w:r>
      <w:r>
        <w:t xml:space="preserve">  </w:t>
      </w:r>
      <w:r>
        <w:rPr>
          <w:rFonts w:hint="eastAsia"/>
        </w:rPr>
        <w:t>预置测试数据环境</w:t>
      </w:r>
    </w:p>
    <w:tbl>
      <w:tblPr>
        <w:tblStyle w:val="af2"/>
        <w:tblW w:w="5000" w:type="pct"/>
        <w:tblLook w:val="04A0" w:firstRow="1" w:lastRow="0" w:firstColumn="1" w:lastColumn="0" w:noHBand="0" w:noVBand="1"/>
      </w:tblPr>
      <w:tblGrid>
        <w:gridCol w:w="928"/>
        <w:gridCol w:w="2329"/>
        <w:gridCol w:w="5237"/>
      </w:tblGrid>
      <w:tr w:rsidR="004D00D9" w14:paraId="7E4E1FBF" w14:textId="77777777">
        <w:trPr>
          <w:trHeight w:val="567"/>
        </w:trPr>
        <w:tc>
          <w:tcPr>
            <w:tcW w:w="546" w:type="pct"/>
            <w:vAlign w:val="center"/>
          </w:tcPr>
          <w:p w14:paraId="7E4E1FBC" w14:textId="77777777" w:rsidR="004D00D9" w:rsidRDefault="00000000">
            <w:pPr>
              <w:pStyle w:val="af9"/>
              <w:rPr>
                <w:b/>
                <w:bCs/>
              </w:rPr>
            </w:pPr>
            <w:r>
              <w:rPr>
                <w:rFonts w:hint="eastAsia"/>
                <w:b/>
                <w:bCs/>
              </w:rPr>
              <w:t>序号</w:t>
            </w:r>
          </w:p>
        </w:tc>
        <w:tc>
          <w:tcPr>
            <w:tcW w:w="1371" w:type="pct"/>
            <w:vAlign w:val="center"/>
          </w:tcPr>
          <w:p w14:paraId="7E4E1FBD" w14:textId="77777777" w:rsidR="004D00D9" w:rsidRDefault="00000000">
            <w:pPr>
              <w:pStyle w:val="af9"/>
              <w:rPr>
                <w:b/>
                <w:bCs/>
              </w:rPr>
            </w:pPr>
            <w:r>
              <w:rPr>
                <w:rFonts w:hint="eastAsia"/>
                <w:b/>
                <w:bCs/>
              </w:rPr>
              <w:t>名称</w:t>
            </w:r>
          </w:p>
        </w:tc>
        <w:tc>
          <w:tcPr>
            <w:tcW w:w="3083" w:type="pct"/>
            <w:vAlign w:val="center"/>
          </w:tcPr>
          <w:p w14:paraId="7E4E1FBE" w14:textId="77777777" w:rsidR="004D00D9" w:rsidRDefault="00000000">
            <w:pPr>
              <w:pStyle w:val="af9"/>
              <w:rPr>
                <w:b/>
                <w:bCs/>
              </w:rPr>
            </w:pPr>
            <w:r>
              <w:rPr>
                <w:rFonts w:hint="eastAsia"/>
                <w:b/>
                <w:bCs/>
              </w:rPr>
              <w:t>说明</w:t>
            </w:r>
          </w:p>
        </w:tc>
      </w:tr>
      <w:tr w:rsidR="004D00D9" w14:paraId="7E4E1FC3" w14:textId="77777777">
        <w:trPr>
          <w:trHeight w:val="1247"/>
        </w:trPr>
        <w:tc>
          <w:tcPr>
            <w:tcW w:w="546" w:type="pct"/>
            <w:vAlign w:val="center"/>
          </w:tcPr>
          <w:p w14:paraId="7E4E1FC0" w14:textId="77777777" w:rsidR="004D00D9" w:rsidRDefault="00000000">
            <w:pPr>
              <w:pStyle w:val="af9"/>
              <w:ind w:firstLine="360"/>
            </w:pPr>
            <w:r>
              <w:rPr>
                <w:rFonts w:hint="eastAsia"/>
              </w:rPr>
              <w:t>1</w:t>
            </w:r>
          </w:p>
        </w:tc>
        <w:tc>
          <w:tcPr>
            <w:tcW w:w="1371" w:type="pct"/>
            <w:vAlign w:val="center"/>
          </w:tcPr>
          <w:p w14:paraId="7E4E1FC1" w14:textId="77777777" w:rsidR="004D00D9" w:rsidRDefault="00000000">
            <w:pPr>
              <w:pStyle w:val="af9"/>
            </w:pPr>
            <w:r>
              <w:rPr>
                <w:rFonts w:cs="宋体" w:hint="eastAsia"/>
              </w:rPr>
              <w:t>综合能源系统基本配置文件</w:t>
            </w:r>
          </w:p>
        </w:tc>
        <w:tc>
          <w:tcPr>
            <w:tcW w:w="3083" w:type="pct"/>
            <w:vAlign w:val="center"/>
          </w:tcPr>
          <w:p w14:paraId="7E4E1FC2" w14:textId="77777777" w:rsidR="004D00D9" w:rsidRDefault="00000000">
            <w:pPr>
              <w:pStyle w:val="af9"/>
            </w:pPr>
            <w:r>
              <w:rPr>
                <w:rFonts w:cs="宋体" w:hint="eastAsia"/>
              </w:rPr>
              <w:t>描述综合能源系统的基本结构，与相应的多能转化单元模块匹配后，形成综合能源系统实例，可通过</w:t>
            </w:r>
            <w:r>
              <w:rPr>
                <w:rFonts w:hint="eastAsia"/>
              </w:rPr>
              <w:t>软件工具包进行</w:t>
            </w:r>
            <w:bookmarkStart w:id="44" w:name="OLE_LINK1"/>
            <w:r>
              <w:rPr>
                <w:rFonts w:hint="eastAsia"/>
              </w:rPr>
              <w:t>运行管理仿真与容量优化设计</w:t>
            </w:r>
            <w:bookmarkEnd w:id="44"/>
            <w:r>
              <w:rPr>
                <w:rFonts w:cs="宋体" w:hint="eastAsia"/>
              </w:rPr>
              <w:t>；至少</w:t>
            </w:r>
            <w:r>
              <w:rPr>
                <w:rFonts w:cs="宋体" w:hint="eastAsia"/>
              </w:rPr>
              <w:t>3</w:t>
            </w:r>
            <w:r>
              <w:rPr>
                <w:rFonts w:cs="宋体" w:hint="eastAsia"/>
              </w:rPr>
              <w:t>个</w:t>
            </w:r>
          </w:p>
        </w:tc>
      </w:tr>
      <w:tr w:rsidR="004D00D9" w14:paraId="7E4E1FC7" w14:textId="77777777">
        <w:trPr>
          <w:trHeight w:val="1247"/>
        </w:trPr>
        <w:tc>
          <w:tcPr>
            <w:tcW w:w="546" w:type="pct"/>
            <w:vAlign w:val="center"/>
          </w:tcPr>
          <w:p w14:paraId="7E4E1FC4" w14:textId="77777777" w:rsidR="004D00D9" w:rsidRDefault="00000000">
            <w:pPr>
              <w:pStyle w:val="af9"/>
              <w:ind w:firstLine="360"/>
            </w:pPr>
            <w:r>
              <w:rPr>
                <w:rFonts w:hint="eastAsia"/>
              </w:rPr>
              <w:lastRenderedPageBreak/>
              <w:t>2</w:t>
            </w:r>
          </w:p>
        </w:tc>
        <w:tc>
          <w:tcPr>
            <w:tcW w:w="1371" w:type="pct"/>
            <w:vAlign w:val="center"/>
          </w:tcPr>
          <w:p w14:paraId="7E4E1FC5" w14:textId="77777777" w:rsidR="004D00D9" w:rsidRDefault="00000000">
            <w:pPr>
              <w:pStyle w:val="af9"/>
            </w:pPr>
            <w:r>
              <w:rPr>
                <w:rFonts w:cs="宋体" w:hint="eastAsia"/>
              </w:rPr>
              <w:t>综合能源系统源荷仿真数据</w:t>
            </w:r>
          </w:p>
        </w:tc>
        <w:tc>
          <w:tcPr>
            <w:tcW w:w="3083" w:type="pct"/>
            <w:vAlign w:val="center"/>
          </w:tcPr>
          <w:p w14:paraId="7E4E1FC6" w14:textId="77777777" w:rsidR="004D00D9" w:rsidRDefault="00000000">
            <w:pPr>
              <w:pStyle w:val="af9"/>
            </w:pPr>
            <w:r>
              <w:rPr>
                <w:rFonts w:cs="宋体" w:hint="eastAsia"/>
              </w:rPr>
              <w:t>支撑综合能源系统实例的运行管理仿真，要求电、热、燃料三类仿真数据中至少有一类数据的时间分辨率不大于</w:t>
            </w:r>
            <w:r>
              <w:rPr>
                <w:rFonts w:cs="宋体"/>
              </w:rPr>
              <w:t>30</w:t>
            </w:r>
            <w:r>
              <w:rPr>
                <w:rFonts w:cs="宋体" w:hint="eastAsia"/>
              </w:rPr>
              <w:t>分钟；与每个综合能源系统基本配置文件相匹配</w:t>
            </w:r>
          </w:p>
        </w:tc>
      </w:tr>
    </w:tbl>
    <w:p w14:paraId="7E4E1FC8" w14:textId="77777777" w:rsidR="004D00D9" w:rsidRDefault="00000000">
      <w:pPr>
        <w:pStyle w:val="1"/>
        <w:rPr>
          <w:rFonts w:hint="eastAsia"/>
        </w:rPr>
      </w:pPr>
      <w:bookmarkStart w:id="45" w:name="_Toc227749358"/>
      <w:commentRangeEnd w:id="43"/>
      <w:r>
        <w:rPr>
          <w:rStyle w:val="af5"/>
          <w:rFonts w:hint="eastAsia"/>
          <w:sz w:val="32"/>
          <w:szCs w:val="32"/>
        </w:rPr>
        <w:commentReference w:id="43"/>
      </w:r>
      <w:r>
        <w:rPr>
          <w:rFonts w:hint="eastAsia"/>
        </w:rPr>
        <w:t>测试方法与步骤</w:t>
      </w:r>
      <w:bookmarkEnd w:id="45"/>
    </w:p>
    <w:p>
      <w:pPr>
        <w:pStyle w:val="2"/>
      </w:pPr>
      <w:r>
        <w:t>测试内容1：指标1 可再生能源电/热/燃料联产系统多能转化模型</w:t>
      </w:r>
    </w:p>
    <w:p>
      <w:pPr>
        <w:pStyle w:val="3"/>
      </w:pPr>
      <w:r>
        <w:t>测试原理</w:t>
      </w:r>
    </w:p>
    <w:p>
      <w:pPr/>
      <w:r>
        <w:t>可再生能源电/热/燃料联产系统多能转化模型是综合能源系统设计与运行仿真的基础模型库。中期阶段考核重点为：多能转化单元模块库是否覆盖不少于5种多能转化类型，是否形成与多能转化类型相匹配的单元模块，并且每个单元模块是否具有明确的输入、输出、关键参数和计算关系。</w:t>
      </w:r>
    </w:p>
    <w:p>
      <w:pPr/>
      <w:r>
        <w:t>本测试以当前已有的多能转化单元模块库代码和模型设计说明书为测试对象。测试人员通过审查源代码、说明书和测试样例数据，逐项核验各单元模块的输入数据、输出数据、关键参数和能量转换关系；对于可以通过公式或时序曲线计算输出的模块，采用典型样例数据进行单元级计算检查。</w:t>
      </w:r>
    </w:p>
    <w:p>
      <w:pPr/>
      <w:r>
        <w:t>本测试不要求自动生成系统拓扑，不评价优化算法的全局最优性，也不要求所有预留模块均完成系统级场景接入。对当前代码中已有但尚未在松山湖系统级流程中完整使用的模块，仅进行单元模块级输入输出和公式计算测试；松山湖冷热电案例用于检查已使用设备与单元模块库之间的对应关系，并验证模块库在已有案例中的基本调用能力。</w:t>
      </w:r>
    </w:p>
    <w:p>
      <w:pPr/>
      <w:r>
        <w:t>本测试输入包括多能转化单元模块库源代码、模型设计说明书、单元模块测试数据、单元模块测试记录模板、松山湖和德国已有案例中的设备清单及相应源荷数据。测试输出包括多能转化类型统计结果、单元模块输入输出检查结果、样例计算结果、已有案例模块匹配结果和测试结论记录。</w:t>
      </w:r>
    </w:p>
    <w:p>
      <w:pPr>
        <w:pStyle w:val="a3"/>
        <w:jc w:val="center"/>
      </w:pPr>
      <w:r>
        <w:t>表5.1-1  多能转化类型统计口径</w:t>
      </w:r>
    </w:p>
    <w:tbl>
      <w:tblPr>
        <w:tblStyle w:val="af2"/>
        <w:tblW w:type="auto" w:w="0"/>
        <w:tblLayout w:type="autofit"/>
        <w:tblLook w:firstColumn="1" w:firstRow="1" w:lastColumn="0" w:lastRow="0" w:noHBand="0" w:noVBand="1" w:val="04A0"/>
      </w:tblPr>
      <w:tblGrid>
        <w:gridCol w:w="1417"/>
        <w:gridCol w:w="1417"/>
        <w:gridCol w:w="1417"/>
        <w:gridCol w:w="1417"/>
        <w:gridCol w:w="1417"/>
        <w:gridCol w:w="1417"/>
      </w:tblGrid>
      <w:tr>
        <w:tc>
          <w:tcPr>
            <w:tcW w:type="dxa" w:w="1417"/>
          </w:tcPr>
          <w:p>
            <w:r>
              <w:rPr>
                <w:b/>
                <w:sz w:val="18"/>
              </w:rPr>
              <w:t>序号</w:t>
            </w:r>
          </w:p>
        </w:tc>
        <w:tc>
          <w:tcPr>
            <w:tcW w:type="dxa" w:w="1417"/>
          </w:tcPr>
          <w:p>
            <w:r>
              <w:rPr>
                <w:b/>
                <w:sz w:val="18"/>
              </w:rPr>
              <w:t>多能转化类型</w:t>
            </w:r>
          </w:p>
        </w:tc>
        <w:tc>
          <w:tcPr>
            <w:tcW w:type="dxa" w:w="1417"/>
          </w:tcPr>
          <w:p>
            <w:r>
              <w:rPr>
                <w:b/>
                <w:sz w:val="18"/>
              </w:rPr>
              <w:t>单元模块名称</w:t>
            </w:r>
          </w:p>
        </w:tc>
        <w:tc>
          <w:tcPr>
            <w:tcW w:type="dxa" w:w="1417"/>
          </w:tcPr>
          <w:p>
            <w:r>
              <w:rPr>
                <w:b/>
                <w:sz w:val="18"/>
              </w:rPr>
              <w:t>涵盖设备</w:t>
            </w:r>
          </w:p>
        </w:tc>
        <w:tc>
          <w:tcPr>
            <w:tcW w:type="dxa" w:w="1417"/>
          </w:tcPr>
          <w:p>
            <w:r>
              <w:rPr>
                <w:b/>
                <w:sz w:val="18"/>
              </w:rPr>
              <w:t>输入能量形式</w:t>
            </w:r>
          </w:p>
        </w:tc>
        <w:tc>
          <w:tcPr>
            <w:tcW w:type="dxa" w:w="1417"/>
          </w:tcPr>
          <w:p>
            <w:r>
              <w:rPr>
                <w:b/>
                <w:sz w:val="18"/>
              </w:rPr>
              <w:t>输出能量形式</w:t>
            </w:r>
          </w:p>
        </w:tc>
      </w:tr>
      <w:tr>
        <w:tc>
          <w:tcPr>
            <w:tcW w:type="dxa" w:w="1417"/>
          </w:tcPr>
          <w:p>
            <w:r>
              <w:rPr>
                <w:sz w:val="18"/>
              </w:rPr>
              <w:t>1</w:t>
            </w:r>
          </w:p>
        </w:tc>
        <w:tc>
          <w:tcPr>
            <w:tcW w:type="dxa" w:w="1417"/>
          </w:tcPr>
          <w:p>
            <w:r>
              <w:rPr>
                <w:sz w:val="18"/>
              </w:rPr>
              <w:t>气制电</w:t>
            </w:r>
          </w:p>
        </w:tc>
        <w:tc>
          <w:tcPr>
            <w:tcW w:type="dxa" w:w="1417"/>
          </w:tcPr>
          <w:p>
            <w:r>
              <w:rPr>
                <w:sz w:val="18"/>
              </w:rPr>
              <w:t>动力发电单元</w:t>
            </w:r>
          </w:p>
        </w:tc>
        <w:tc>
          <w:tcPr>
            <w:tcW w:type="dxa" w:w="1417"/>
          </w:tcPr>
          <w:p>
            <w:r>
              <w:rPr>
                <w:sz w:val="18"/>
              </w:rPr>
              <w:t>热电联产机组CHP</w:t>
            </w:r>
          </w:p>
        </w:tc>
        <w:tc>
          <w:tcPr>
            <w:tcW w:type="dxa" w:w="1417"/>
          </w:tcPr>
          <w:p>
            <w:r>
              <w:rPr>
                <w:sz w:val="18"/>
              </w:rPr>
              <w:t>天然气</w:t>
            </w:r>
          </w:p>
        </w:tc>
        <w:tc>
          <w:tcPr>
            <w:tcW w:type="dxa" w:w="1417"/>
          </w:tcPr>
          <w:p>
            <w:r>
              <w:rPr>
                <w:sz w:val="18"/>
              </w:rPr>
              <w:t>电</w:t>
            </w:r>
          </w:p>
        </w:tc>
      </w:tr>
      <w:tr>
        <w:tc>
          <w:tcPr>
            <w:tcW w:type="dxa" w:w="1417"/>
          </w:tcPr>
          <w:p>
            <w:r>
              <w:rPr>
                <w:sz w:val="18"/>
              </w:rPr>
              <w:t>2</w:t>
            </w:r>
          </w:p>
        </w:tc>
        <w:tc>
          <w:tcPr>
            <w:tcW w:type="dxa" w:w="1417"/>
          </w:tcPr>
          <w:p>
            <w:r>
              <w:rPr>
                <w:sz w:val="18"/>
              </w:rPr>
              <w:t>气制热</w:t>
            </w:r>
          </w:p>
        </w:tc>
        <w:tc>
          <w:tcPr>
            <w:tcW w:type="dxa" w:w="1417"/>
          </w:tcPr>
          <w:p>
            <w:r>
              <w:rPr>
                <w:sz w:val="18"/>
              </w:rPr>
              <w:t>动力发电单元</w:t>
            </w:r>
          </w:p>
        </w:tc>
        <w:tc>
          <w:tcPr>
            <w:tcW w:type="dxa" w:w="1417"/>
          </w:tcPr>
          <w:p>
            <w:r>
              <w:rPr>
                <w:sz w:val="18"/>
              </w:rPr>
              <w:t>热电联产机组CHP</w:t>
            </w:r>
          </w:p>
        </w:tc>
        <w:tc>
          <w:tcPr>
            <w:tcW w:type="dxa" w:w="1417"/>
          </w:tcPr>
          <w:p>
            <w:r>
              <w:rPr>
                <w:sz w:val="18"/>
              </w:rPr>
              <w:t>天然气</w:t>
            </w:r>
          </w:p>
        </w:tc>
        <w:tc>
          <w:tcPr>
            <w:tcW w:type="dxa" w:w="1417"/>
          </w:tcPr>
          <w:p>
            <w:r>
              <w:rPr>
                <w:sz w:val="18"/>
              </w:rPr>
              <w:t>热</w:t>
            </w:r>
          </w:p>
        </w:tc>
      </w:tr>
      <w:tr>
        <w:tc>
          <w:tcPr>
            <w:tcW w:type="dxa" w:w="1417"/>
          </w:tcPr>
          <w:p>
            <w:r>
              <w:rPr>
                <w:sz w:val="18"/>
              </w:rPr>
              <w:t>3</w:t>
            </w:r>
          </w:p>
        </w:tc>
        <w:tc>
          <w:tcPr>
            <w:tcW w:type="dxa" w:w="1417"/>
          </w:tcPr>
          <w:p>
            <w:r>
              <w:rPr>
                <w:sz w:val="18"/>
              </w:rPr>
              <w:t>热制冷</w:t>
            </w:r>
          </w:p>
        </w:tc>
        <w:tc>
          <w:tcPr>
            <w:tcW w:type="dxa" w:w="1417"/>
          </w:tcPr>
          <w:p>
            <w:r>
              <w:rPr>
                <w:sz w:val="18"/>
              </w:rPr>
              <w:t>余热利用单元</w:t>
            </w:r>
          </w:p>
        </w:tc>
        <w:tc>
          <w:tcPr>
            <w:tcW w:type="dxa" w:w="1417"/>
          </w:tcPr>
          <w:p>
            <w:r>
              <w:rPr>
                <w:sz w:val="18"/>
              </w:rPr>
              <w:t>吸收式制冷机</w:t>
            </w:r>
          </w:p>
        </w:tc>
        <w:tc>
          <w:tcPr>
            <w:tcW w:type="dxa" w:w="1417"/>
          </w:tcPr>
          <w:p>
            <w:r>
              <w:rPr>
                <w:sz w:val="18"/>
              </w:rPr>
              <w:t>热、辅助电</w:t>
            </w:r>
          </w:p>
        </w:tc>
        <w:tc>
          <w:tcPr>
            <w:tcW w:type="dxa" w:w="1417"/>
          </w:tcPr>
          <w:p>
            <w:r>
              <w:rPr>
                <w:sz w:val="18"/>
              </w:rPr>
              <w:t>冷</w:t>
            </w:r>
          </w:p>
        </w:tc>
      </w:tr>
      <w:tr>
        <w:tc>
          <w:tcPr>
            <w:tcW w:type="dxa" w:w="1417"/>
          </w:tcPr>
          <w:p>
            <w:r>
              <w:rPr>
                <w:sz w:val="18"/>
              </w:rPr>
              <w:t>4</w:t>
            </w:r>
          </w:p>
        </w:tc>
        <w:tc>
          <w:tcPr>
            <w:tcW w:type="dxa" w:w="1417"/>
          </w:tcPr>
          <w:p>
            <w:r>
              <w:rPr>
                <w:sz w:val="18"/>
              </w:rPr>
              <w:t>风转电</w:t>
            </w:r>
          </w:p>
        </w:tc>
        <w:tc>
          <w:tcPr>
            <w:tcW w:type="dxa" w:w="1417"/>
          </w:tcPr>
          <w:p>
            <w:r>
              <w:rPr>
                <w:sz w:val="18"/>
              </w:rPr>
              <w:t>风力发电单元</w:t>
            </w:r>
          </w:p>
        </w:tc>
        <w:tc>
          <w:tcPr>
            <w:tcW w:type="dxa" w:w="1417"/>
          </w:tcPr>
          <w:p>
            <w:r>
              <w:rPr>
                <w:sz w:val="18"/>
              </w:rPr>
              <w:t>风力发电机</w:t>
            </w:r>
          </w:p>
        </w:tc>
        <w:tc>
          <w:tcPr>
            <w:tcW w:type="dxa" w:w="1417"/>
          </w:tcPr>
          <w:p>
            <w:r>
              <w:rPr>
                <w:sz w:val="18"/>
              </w:rPr>
              <w:t>风资源</w:t>
            </w:r>
          </w:p>
        </w:tc>
        <w:tc>
          <w:tcPr>
            <w:tcW w:type="dxa" w:w="1417"/>
          </w:tcPr>
          <w:p>
            <w:r>
              <w:rPr>
                <w:sz w:val="18"/>
              </w:rPr>
              <w:t>电</w:t>
            </w:r>
          </w:p>
        </w:tc>
      </w:tr>
      <w:tr>
        <w:tc>
          <w:tcPr>
            <w:tcW w:type="dxa" w:w="1417"/>
          </w:tcPr>
          <w:p>
            <w:r>
              <w:rPr>
                <w:sz w:val="18"/>
              </w:rPr>
              <w:t>5</w:t>
            </w:r>
          </w:p>
        </w:tc>
        <w:tc>
          <w:tcPr>
            <w:tcW w:type="dxa" w:w="1417"/>
          </w:tcPr>
          <w:p>
            <w:r>
              <w:rPr>
                <w:sz w:val="18"/>
              </w:rPr>
              <w:t>光转电</w:t>
            </w:r>
          </w:p>
        </w:tc>
        <w:tc>
          <w:tcPr>
            <w:tcW w:type="dxa" w:w="1417"/>
          </w:tcPr>
          <w:p>
            <w:r>
              <w:rPr>
                <w:sz w:val="18"/>
              </w:rPr>
              <w:t>光伏发电单元</w:t>
            </w:r>
          </w:p>
        </w:tc>
        <w:tc>
          <w:tcPr>
            <w:tcW w:type="dxa" w:w="1417"/>
          </w:tcPr>
          <w:p>
            <w:r>
              <w:rPr>
                <w:sz w:val="18"/>
              </w:rPr>
              <w:t>光伏发电机</w:t>
            </w:r>
          </w:p>
        </w:tc>
        <w:tc>
          <w:tcPr>
            <w:tcW w:type="dxa" w:w="1417"/>
          </w:tcPr>
          <w:p>
            <w:r>
              <w:rPr>
                <w:sz w:val="18"/>
              </w:rPr>
              <w:t>太阳辐射、环境温度</w:t>
            </w:r>
          </w:p>
        </w:tc>
        <w:tc>
          <w:tcPr>
            <w:tcW w:type="dxa" w:w="1417"/>
          </w:tcPr>
          <w:p>
            <w:r>
              <w:rPr>
                <w:sz w:val="18"/>
              </w:rPr>
              <w:t>电</w:t>
            </w:r>
          </w:p>
        </w:tc>
      </w:tr>
      <w:tr>
        <w:tc>
          <w:tcPr>
            <w:tcW w:type="dxa" w:w="1417"/>
          </w:tcPr>
          <w:p>
            <w:r>
              <w:rPr>
                <w:sz w:val="18"/>
              </w:rPr>
              <w:t>6</w:t>
            </w:r>
          </w:p>
        </w:tc>
        <w:tc>
          <w:tcPr>
            <w:tcW w:type="dxa" w:w="1417"/>
          </w:tcPr>
          <w:p>
            <w:r>
              <w:rPr>
                <w:sz w:val="18"/>
              </w:rPr>
              <w:t>电制热</w:t>
            </w:r>
          </w:p>
        </w:tc>
        <w:tc>
          <w:tcPr>
            <w:tcW w:type="dxa" w:w="1417"/>
          </w:tcPr>
          <w:p>
            <w:r>
              <w:rPr>
                <w:sz w:val="18"/>
              </w:rPr>
              <w:t>电热转化单元</w:t>
            </w:r>
          </w:p>
        </w:tc>
        <w:tc>
          <w:tcPr>
            <w:tcW w:type="dxa" w:w="1417"/>
          </w:tcPr>
          <w:p>
            <w:r>
              <w:rPr>
                <w:sz w:val="18"/>
              </w:rPr>
              <w:t>电热泵</w:t>
            </w:r>
          </w:p>
        </w:tc>
        <w:tc>
          <w:tcPr>
            <w:tcW w:type="dxa" w:w="1417"/>
          </w:tcPr>
          <w:p>
            <w:r>
              <w:rPr>
                <w:sz w:val="18"/>
              </w:rPr>
              <w:t>电</w:t>
            </w:r>
          </w:p>
        </w:tc>
        <w:tc>
          <w:tcPr>
            <w:tcW w:type="dxa" w:w="1417"/>
          </w:tcPr>
          <w:p>
            <w:r>
              <w:rPr>
                <w:sz w:val="18"/>
              </w:rPr>
              <w:t>热</w:t>
            </w:r>
          </w:p>
        </w:tc>
      </w:tr>
      <w:tr>
        <w:tc>
          <w:tcPr>
            <w:tcW w:type="dxa" w:w="1417"/>
          </w:tcPr>
          <w:p>
            <w:r>
              <w:rPr>
                <w:sz w:val="18"/>
              </w:rPr>
              <w:t>7</w:t>
            </w:r>
          </w:p>
        </w:tc>
        <w:tc>
          <w:tcPr>
            <w:tcW w:type="dxa" w:w="1417"/>
          </w:tcPr>
          <w:p>
            <w:r>
              <w:rPr>
                <w:sz w:val="18"/>
              </w:rPr>
              <w:t>电制冷</w:t>
            </w:r>
          </w:p>
        </w:tc>
        <w:tc>
          <w:tcPr>
            <w:tcW w:type="dxa" w:w="1417"/>
          </w:tcPr>
          <w:p>
            <w:r>
              <w:rPr>
                <w:sz w:val="18"/>
              </w:rPr>
              <w:t>电热转化单元</w:t>
            </w:r>
          </w:p>
        </w:tc>
        <w:tc>
          <w:tcPr>
            <w:tcW w:type="dxa" w:w="1417"/>
          </w:tcPr>
          <w:p>
            <w:r>
              <w:rPr>
                <w:sz w:val="18"/>
              </w:rPr>
              <w:t>电制冷机</w:t>
            </w:r>
          </w:p>
        </w:tc>
        <w:tc>
          <w:tcPr>
            <w:tcW w:type="dxa" w:w="1417"/>
          </w:tcPr>
          <w:p>
            <w:r>
              <w:rPr>
                <w:sz w:val="18"/>
              </w:rPr>
              <w:t>电</w:t>
            </w:r>
          </w:p>
        </w:tc>
        <w:tc>
          <w:tcPr>
            <w:tcW w:type="dxa" w:w="1417"/>
          </w:tcPr>
          <w:p>
            <w:r>
              <w:rPr>
                <w:sz w:val="18"/>
              </w:rPr>
              <w:t>冷</w:t>
            </w:r>
          </w:p>
        </w:tc>
      </w:tr>
      <w:tr>
        <w:tc>
          <w:tcPr>
            <w:tcW w:type="dxa" w:w="1417"/>
          </w:tcPr>
          <w:p>
            <w:r>
              <w:rPr>
                <w:sz w:val="18"/>
              </w:rPr>
              <w:t>8</w:t>
            </w:r>
          </w:p>
        </w:tc>
        <w:tc>
          <w:tcPr>
            <w:tcW w:type="dxa" w:w="1417"/>
          </w:tcPr>
          <w:p>
            <w:r>
              <w:rPr>
                <w:sz w:val="18"/>
              </w:rPr>
              <w:t>电/热/冷储能充放</w:t>
            </w:r>
          </w:p>
        </w:tc>
        <w:tc>
          <w:tcPr>
            <w:tcW w:type="dxa" w:w="1417"/>
          </w:tcPr>
          <w:p>
            <w:r>
              <w:rPr>
                <w:sz w:val="18"/>
              </w:rPr>
              <w:t>储能单元</w:t>
            </w:r>
          </w:p>
        </w:tc>
        <w:tc>
          <w:tcPr>
            <w:tcW w:type="dxa" w:w="1417"/>
          </w:tcPr>
          <w:p>
            <w:r>
              <w:rPr>
                <w:sz w:val="18"/>
              </w:rPr>
              <w:t>电储能、热储能、冷储能</w:t>
            </w:r>
          </w:p>
        </w:tc>
        <w:tc>
          <w:tcPr>
            <w:tcW w:type="dxa" w:w="1417"/>
          </w:tcPr>
          <w:p>
            <w:r>
              <w:rPr>
                <w:sz w:val="18"/>
              </w:rPr>
              <w:t>电、热、冷</w:t>
            </w:r>
          </w:p>
        </w:tc>
        <w:tc>
          <w:tcPr>
            <w:tcW w:type="dxa" w:w="1417"/>
          </w:tcPr>
          <w:p>
            <w:r>
              <w:rPr>
                <w:sz w:val="18"/>
              </w:rPr>
              <w:t>电、热、冷</w:t>
            </w:r>
          </w:p>
        </w:tc>
      </w:tr>
    </w:tbl>
    <w:p>
      <w:pPr/>
      <w:r>
        <w:t>根据当前第一版多能转化单元模块库及松山湖、德国已有案例，本测试选取已实现并可核验的动力发电单元、余热利用单元、风力发电单元、光伏发电单元、电热转化单元和储能单元开展测试。上述单元模块可覆盖气制电、气制热、热制冷、风转电、光转电、电制热、电制冷等不少于5种多能转化类型，满足任务书中“多能转化类型≥5种”的中期指标要求。储能单元主要用于支撑系统动态平衡和运行管理仿真，不作为新增多能转化类型数量达标的唯一依据。</w:t>
      </w:r>
    </w:p>
    <w:p>
      <w:pPr>
        <w:pStyle w:val="3"/>
      </w:pPr>
      <w:r>
        <w:t>计算方式</w:t>
      </w:r>
    </w:p>
    <w:p>
      <w:pPr/>
      <w:r>
        <w:t>本测试采用“输入数据—单元模块—输出数据”的方式核验多能转化模型。对于每类单元模块，测试人员给定一组测试输入数据，按照模型公式计算输出，并检查输出字段、数值范围和转换关系是否正确。</w:t>
      </w:r>
    </w:p>
    <w:p>
      <w:pPr/>
      <w:r>
        <w:t>为便于第三方测试人员核对公式与输入输出关系，以下各单元模块测试表中的变量名称与公式变量保持一致，并在括号中说明变量含义和单位。实际测试数据文件中的字段名称可由被测单位按代码接口提供，但测试记录中应能对应到下列表格中的公式变量。</w:t>
      </w:r>
    </w:p>
    <w:p>
      <w:pPr/>
      <w:r>
        <w:rPr>
          <w:b/>
        </w:rPr>
        <w:t>1、动力发电单元</w:t>
      </w:r>
    </w:p>
    <w:p>
      <w:pPr/>
      <w:r>
        <w:t>动力发电单元以天然气为输入，同时输出电力和热力。热电联产机组的基本计算式为：</w:t>
      </w:r>
    </w:p>
    <w:p>
      <w:pPr/>
      <w:r>
        <w:rPr>
          <w:rFonts w:ascii="Courier New" w:hAnsi="Courier New"/>
          <w:sz w:val="20"/>
        </w:rPr>
        <w:t>P_ele = η_ele × Q_gas</w:t>
      </w:r>
    </w:p>
    <w:p>
      <w:pPr/>
      <w:r>
        <w:rPr>
          <w:rFonts w:ascii="Courier New" w:hAnsi="Courier New"/>
          <w:sz w:val="20"/>
        </w:rPr>
        <w:t>Q_heat = η_heat × Q_gas</w:t>
      </w:r>
    </w:p>
    <w:p>
      <w:pPr/>
      <w:r>
        <w:t>其中，Q_gas为天然气输入功率，P_ele为电力输出功率，Q_heat为热力输出功率，η_ele为发电效率，η_heat为供热效率。</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动力发电单元</w:t>
            </w:r>
          </w:p>
        </w:tc>
      </w:tr>
      <w:tr>
        <w:tc>
          <w:tcPr>
            <w:tcW w:type="dxa" w:w="4252"/>
          </w:tcPr>
          <w:p>
            <w:r>
              <w:rPr>
                <w:sz w:val="18"/>
              </w:rPr>
              <w:t>涵盖设备</w:t>
            </w:r>
          </w:p>
        </w:tc>
        <w:tc>
          <w:tcPr>
            <w:tcW w:type="dxa" w:w="4252"/>
          </w:tcPr>
          <w:p>
            <w:r>
              <w:rPr>
                <w:sz w:val="18"/>
              </w:rPr>
              <w:t>热电联产机组CHP</w:t>
            </w:r>
          </w:p>
        </w:tc>
      </w:tr>
      <w:tr>
        <w:tc>
          <w:tcPr>
            <w:tcW w:type="dxa" w:w="4252"/>
          </w:tcPr>
          <w:p>
            <w:r>
              <w:rPr>
                <w:sz w:val="18"/>
              </w:rPr>
              <w:t>输入数据</w:t>
            </w:r>
          </w:p>
        </w:tc>
        <w:tc>
          <w:tcPr>
            <w:tcW w:type="dxa" w:w="4252"/>
          </w:tcPr>
          <w:p>
            <w:r>
              <w:rPr>
                <w:sz w:val="18"/>
              </w:rPr>
              <w:t>Q_gas（天然气输入功率，kW）、η_ele（发电效率）、η_heat（供热效率）</w:t>
            </w:r>
          </w:p>
        </w:tc>
      </w:tr>
      <w:tr>
        <w:tc>
          <w:tcPr>
            <w:tcW w:type="dxa" w:w="4252"/>
          </w:tcPr>
          <w:p>
            <w:r>
              <w:rPr>
                <w:sz w:val="18"/>
              </w:rPr>
              <w:t>输出数据</w:t>
            </w:r>
          </w:p>
        </w:tc>
        <w:tc>
          <w:tcPr>
            <w:tcW w:type="dxa" w:w="4252"/>
          </w:tcPr>
          <w:p>
            <w:r>
              <w:rPr>
                <w:sz w:val="18"/>
              </w:rPr>
              <w:t>P_ele（电力输出功率，kW）、Q_heat（热力输出功率，kW）</w:t>
            </w:r>
          </w:p>
        </w:tc>
      </w:tr>
      <w:tr>
        <w:tc>
          <w:tcPr>
            <w:tcW w:type="dxa" w:w="4252"/>
          </w:tcPr>
          <w:p>
            <w:r>
              <w:rPr>
                <w:sz w:val="18"/>
              </w:rPr>
              <w:t>测试步骤</w:t>
            </w:r>
          </w:p>
        </w:tc>
        <w:tc>
          <w:tcPr>
            <w:tcW w:type="dxa" w:w="4252"/>
          </w:tcPr>
          <w:p>
            <w:r>
              <w:rPr>
                <w:sz w:val="18"/>
              </w:rPr>
              <w:t>加载动力发电单元参数，输入样例天然气功率和效率参数，按公式计算电力和热力输出，记录计算结果。</w:t>
            </w:r>
          </w:p>
        </w:tc>
      </w:tr>
      <w:tr>
        <w:tc>
          <w:tcPr>
            <w:tcW w:type="dxa" w:w="4252"/>
          </w:tcPr>
          <w:p>
            <w:r>
              <w:rPr>
                <w:sz w:val="18"/>
              </w:rPr>
              <w:t>测试重点</w:t>
            </w:r>
          </w:p>
        </w:tc>
        <w:tc>
          <w:tcPr>
            <w:tcW w:type="dxa" w:w="4252"/>
          </w:tcPr>
          <w:p>
            <w:r>
              <w:rPr>
                <w:sz w:val="18"/>
              </w:rPr>
              <w:t>检查气制电、气制热两类转换关系是否成立</w:t>
            </w:r>
          </w:p>
        </w:tc>
      </w:tr>
    </w:tbl>
    <w:p>
      <w:pPr/>
      <w:r>
        <w:rPr>
          <w:b/>
        </w:rPr>
        <w:t>2、余热利用单元</w:t>
      </w:r>
    </w:p>
    <w:p>
      <w:pPr/>
      <w:r>
        <w:t>余热利用单元当前以吸收式制冷机为测试对象，利用热力和少量辅助电力制取冷量。基本计算式为：</w:t>
      </w:r>
    </w:p>
    <w:p>
      <w:pPr/>
      <w:r>
        <w:rPr>
          <w:rFonts w:ascii="Courier New" w:hAnsi="Courier New"/>
          <w:sz w:val="20"/>
        </w:rPr>
        <w:t>Q_cool = COP × (Q_heat + W_ele)</w:t>
      </w:r>
    </w:p>
    <w:p>
      <w:pPr/>
      <w:r>
        <w:t>其中，Q_cool为冷量输出，Q_heat为驱动热源输入，W_ele为辅助电输入，COP为制冷系数。</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余热利用单元</w:t>
            </w:r>
          </w:p>
        </w:tc>
      </w:tr>
      <w:tr>
        <w:tc>
          <w:tcPr>
            <w:tcW w:type="dxa" w:w="4252"/>
          </w:tcPr>
          <w:p>
            <w:r>
              <w:rPr>
                <w:sz w:val="18"/>
              </w:rPr>
              <w:t>涵盖设备</w:t>
            </w:r>
          </w:p>
        </w:tc>
        <w:tc>
          <w:tcPr>
            <w:tcW w:type="dxa" w:w="4252"/>
          </w:tcPr>
          <w:p>
            <w:r>
              <w:rPr>
                <w:sz w:val="18"/>
              </w:rPr>
              <w:t>吸收式制冷机</w:t>
            </w:r>
          </w:p>
        </w:tc>
      </w:tr>
      <w:tr>
        <w:tc>
          <w:tcPr>
            <w:tcW w:type="dxa" w:w="4252"/>
          </w:tcPr>
          <w:p>
            <w:r>
              <w:rPr>
                <w:sz w:val="18"/>
              </w:rPr>
              <w:t>输入数据</w:t>
            </w:r>
          </w:p>
        </w:tc>
        <w:tc>
          <w:tcPr>
            <w:tcW w:type="dxa" w:w="4252"/>
          </w:tcPr>
          <w:p>
            <w:r>
              <w:rPr>
                <w:sz w:val="18"/>
              </w:rPr>
              <w:t>Q_heat（驱动热源输入，kW）、W_ele（辅助电输入，kW）、COP（制冷系数）</w:t>
            </w:r>
          </w:p>
        </w:tc>
      </w:tr>
      <w:tr>
        <w:tc>
          <w:tcPr>
            <w:tcW w:type="dxa" w:w="4252"/>
          </w:tcPr>
          <w:p>
            <w:r>
              <w:rPr>
                <w:sz w:val="18"/>
              </w:rPr>
              <w:t>输出数据</w:t>
            </w:r>
          </w:p>
        </w:tc>
        <w:tc>
          <w:tcPr>
            <w:tcW w:type="dxa" w:w="4252"/>
          </w:tcPr>
          <w:p>
            <w:r>
              <w:rPr>
                <w:sz w:val="18"/>
              </w:rPr>
              <w:t>Q_cool（冷量输出，kW）</w:t>
            </w:r>
          </w:p>
        </w:tc>
      </w:tr>
      <w:tr>
        <w:tc>
          <w:tcPr>
            <w:tcW w:type="dxa" w:w="4252"/>
          </w:tcPr>
          <w:p>
            <w:r>
              <w:rPr>
                <w:sz w:val="18"/>
              </w:rPr>
              <w:t>测试步骤</w:t>
            </w:r>
          </w:p>
        </w:tc>
        <w:tc>
          <w:tcPr>
            <w:tcW w:type="dxa" w:w="4252"/>
          </w:tcPr>
          <w:p>
            <w:r>
              <w:rPr>
                <w:sz w:val="18"/>
              </w:rPr>
              <w:t>加载余热利用单元参数，输入测试热源、辅助电和COP参数，按公式计算冷量输出，记录计算结果。</w:t>
            </w:r>
          </w:p>
        </w:tc>
      </w:tr>
      <w:tr>
        <w:tc>
          <w:tcPr>
            <w:tcW w:type="dxa" w:w="4252"/>
          </w:tcPr>
          <w:p>
            <w:r>
              <w:rPr>
                <w:sz w:val="18"/>
              </w:rPr>
              <w:t>测试重点</w:t>
            </w:r>
          </w:p>
        </w:tc>
        <w:tc>
          <w:tcPr>
            <w:tcW w:type="dxa" w:w="4252"/>
          </w:tcPr>
          <w:p>
            <w:r>
              <w:rPr>
                <w:sz w:val="18"/>
              </w:rPr>
              <w:t>检查热制冷转换关系是否成立</w:t>
            </w:r>
          </w:p>
        </w:tc>
      </w:tr>
    </w:tbl>
    <w:p>
      <w:pPr/>
      <w:r>
        <w:rPr>
          <w:b/>
        </w:rPr>
        <w:t>3、风力发电单元</w:t>
      </w:r>
    </w:p>
    <w:p>
      <w:pPr/>
      <w:r>
        <w:t>风力发电单元根据风速和风机功率曲线计算电力输出。基本计算式为：</w:t>
      </w:r>
    </w:p>
    <w:p>
      <w:pPr/>
      <w:r>
        <w:rPr>
          <w:rFonts w:ascii="Courier New" w:hAnsi="Courier New"/>
          <w:sz w:val="20"/>
        </w:rPr>
        <w:t>P = 0,                                      v &lt; v_ci</w:t>
      </w:r>
    </w:p>
    <w:p>
      <w:pPr/>
      <w:r>
        <w:rPr>
          <w:rFonts w:ascii="Courier New" w:hAnsi="Courier New"/>
          <w:sz w:val="20"/>
        </w:rPr>
        <w:t>P = P_r × (v^3 - v_ci^3)/(v_r^3 - v_ci^3), v_ci ≤ v &lt; v_r</w:t>
      </w:r>
    </w:p>
    <w:p>
      <w:pPr/>
      <w:r>
        <w:rPr>
          <w:rFonts w:ascii="Courier New" w:hAnsi="Courier New"/>
          <w:sz w:val="20"/>
        </w:rPr>
        <w:t>P = P_r,                                   v_r ≤ v &lt; v_co</w:t>
      </w:r>
    </w:p>
    <w:p>
      <w:pPr/>
      <w:r>
        <w:rPr>
          <w:rFonts w:ascii="Courier New" w:hAnsi="Courier New"/>
          <w:sz w:val="20"/>
        </w:rPr>
        <w:t>P = 0,                                      v ≥ v_co</w:t>
      </w:r>
    </w:p>
    <w:p>
      <w:pPr/>
      <w:r>
        <w:t>其中，v为风速，P为风电输出功率，P_r为额定功率，v_ci为切入风速，v_r为额定风速，v_co为切出风速。</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风力发电单元</w:t>
            </w:r>
          </w:p>
        </w:tc>
      </w:tr>
      <w:tr>
        <w:tc>
          <w:tcPr>
            <w:tcW w:type="dxa" w:w="4252"/>
          </w:tcPr>
          <w:p>
            <w:r>
              <w:rPr>
                <w:sz w:val="18"/>
              </w:rPr>
              <w:t>涵盖设备</w:t>
            </w:r>
          </w:p>
        </w:tc>
        <w:tc>
          <w:tcPr>
            <w:tcW w:type="dxa" w:w="4252"/>
          </w:tcPr>
          <w:p>
            <w:r>
              <w:rPr>
                <w:sz w:val="18"/>
              </w:rPr>
              <w:t>风力发电机</w:t>
            </w:r>
          </w:p>
        </w:tc>
      </w:tr>
      <w:tr>
        <w:tc>
          <w:tcPr>
            <w:tcW w:type="dxa" w:w="4252"/>
          </w:tcPr>
          <w:p>
            <w:r>
              <w:rPr>
                <w:sz w:val="18"/>
              </w:rPr>
              <w:t>输入数据</w:t>
            </w:r>
          </w:p>
        </w:tc>
        <w:tc>
          <w:tcPr>
            <w:tcW w:type="dxa" w:w="4252"/>
          </w:tcPr>
          <w:p>
            <w:r>
              <w:rPr>
                <w:sz w:val="18"/>
              </w:rPr>
              <w:t>v（风速，m/s）、P_r（额定功率，kW）、v_ci（切入风速，m/s）、v_r（额定风速，m/s）、v_co（切出风速，m/s）</w:t>
            </w:r>
          </w:p>
        </w:tc>
      </w:tr>
      <w:tr>
        <w:tc>
          <w:tcPr>
            <w:tcW w:type="dxa" w:w="4252"/>
          </w:tcPr>
          <w:p>
            <w:r>
              <w:rPr>
                <w:sz w:val="18"/>
              </w:rPr>
              <w:t>输出数据</w:t>
            </w:r>
          </w:p>
        </w:tc>
        <w:tc>
          <w:tcPr>
            <w:tcW w:type="dxa" w:w="4252"/>
          </w:tcPr>
          <w:p>
            <w:r>
              <w:rPr>
                <w:sz w:val="18"/>
              </w:rPr>
              <w:t>P（风电输出功率，kW）</w:t>
            </w:r>
          </w:p>
        </w:tc>
      </w:tr>
      <w:tr>
        <w:tc>
          <w:tcPr>
            <w:tcW w:type="dxa" w:w="4252"/>
          </w:tcPr>
          <w:p>
            <w:r>
              <w:rPr>
                <w:sz w:val="18"/>
              </w:rPr>
              <w:t>测试步骤</w:t>
            </w:r>
          </w:p>
        </w:tc>
        <w:tc>
          <w:tcPr>
            <w:tcW w:type="dxa" w:w="4252"/>
          </w:tcPr>
          <w:p>
            <w:r>
              <w:rPr>
                <w:sz w:val="18"/>
              </w:rPr>
              <w:t>加载风力发电单元参数，输入样例风速序列，计算风电出力曲线，检查边界风速对应输出是否合理。</w:t>
            </w:r>
          </w:p>
        </w:tc>
      </w:tr>
      <w:tr>
        <w:tc>
          <w:tcPr>
            <w:tcW w:type="dxa" w:w="4252"/>
          </w:tcPr>
          <w:p>
            <w:r>
              <w:rPr>
                <w:sz w:val="18"/>
              </w:rPr>
              <w:t>测试重点</w:t>
            </w:r>
          </w:p>
        </w:tc>
        <w:tc>
          <w:tcPr>
            <w:tcW w:type="dxa" w:w="4252"/>
          </w:tcPr>
          <w:p>
            <w:r>
              <w:rPr>
                <w:sz w:val="18"/>
              </w:rPr>
              <w:t>检查风转电转换关系和边界风速处理是否正确</w:t>
            </w:r>
          </w:p>
        </w:tc>
      </w:tr>
    </w:tbl>
    <w:p>
      <w:pPr/>
      <w:r>
        <w:rPr>
          <w:b/>
        </w:rPr>
        <w:t>4、光伏发电单元</w:t>
      </w:r>
    </w:p>
    <w:p>
      <w:pPr/>
      <w:r>
        <w:t>光伏发电单元根据太阳辐射、环境温度和光伏额定容量计算电力输出。基本计算式为：</w:t>
      </w:r>
    </w:p>
    <w:p>
      <w:pPr/>
      <w:r>
        <w:rPr>
          <w:rFonts w:ascii="Courier New" w:hAnsi="Courier New"/>
          <w:sz w:val="20"/>
        </w:rPr>
        <w:t>P = P_r × η × (G/1000) × [1 + α × (T - T_ref)]</w:t>
      </w:r>
    </w:p>
    <w:p>
      <w:pPr/>
      <w:r>
        <w:t>其中，P为光伏输出功率，P_r为额定功率，η为系统效率，G为太阳辐射强度，α为温度系数，T为环境温度，T_ref为参考温度。</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光伏发电单元</w:t>
            </w:r>
          </w:p>
        </w:tc>
      </w:tr>
      <w:tr>
        <w:tc>
          <w:tcPr>
            <w:tcW w:type="dxa" w:w="4252"/>
          </w:tcPr>
          <w:p>
            <w:r>
              <w:rPr>
                <w:sz w:val="18"/>
              </w:rPr>
              <w:t>涵盖设备</w:t>
            </w:r>
          </w:p>
        </w:tc>
        <w:tc>
          <w:tcPr>
            <w:tcW w:type="dxa" w:w="4252"/>
          </w:tcPr>
          <w:p>
            <w:r>
              <w:rPr>
                <w:sz w:val="18"/>
              </w:rPr>
              <w:t>光伏发电机</w:t>
            </w:r>
          </w:p>
        </w:tc>
      </w:tr>
      <w:tr>
        <w:tc>
          <w:tcPr>
            <w:tcW w:type="dxa" w:w="4252"/>
          </w:tcPr>
          <w:p>
            <w:r>
              <w:rPr>
                <w:sz w:val="18"/>
              </w:rPr>
              <w:t>输入数据</w:t>
            </w:r>
          </w:p>
        </w:tc>
        <w:tc>
          <w:tcPr>
            <w:tcW w:type="dxa" w:w="4252"/>
          </w:tcPr>
          <w:p>
            <w:r>
              <w:rPr>
                <w:sz w:val="18"/>
              </w:rPr>
              <w:t>G（太阳辐射强度，W/m²）、T（环境温度，°C）、P_r（额定功率，kW）、η（系统效率）、α（温度系数，1/°C）、T_ref（参考温度，°C）</w:t>
            </w:r>
          </w:p>
        </w:tc>
      </w:tr>
      <w:tr>
        <w:tc>
          <w:tcPr>
            <w:tcW w:type="dxa" w:w="4252"/>
          </w:tcPr>
          <w:p>
            <w:r>
              <w:rPr>
                <w:sz w:val="18"/>
              </w:rPr>
              <w:t>输出数据</w:t>
            </w:r>
          </w:p>
        </w:tc>
        <w:tc>
          <w:tcPr>
            <w:tcW w:type="dxa" w:w="4252"/>
          </w:tcPr>
          <w:p>
            <w:r>
              <w:rPr>
                <w:sz w:val="18"/>
              </w:rPr>
              <w:t>P（光伏输出功率，kW）</w:t>
            </w:r>
          </w:p>
        </w:tc>
      </w:tr>
      <w:tr>
        <w:tc>
          <w:tcPr>
            <w:tcW w:type="dxa" w:w="4252"/>
          </w:tcPr>
          <w:p>
            <w:r>
              <w:rPr>
                <w:sz w:val="18"/>
              </w:rPr>
              <w:t>测试步骤</w:t>
            </w:r>
          </w:p>
        </w:tc>
        <w:tc>
          <w:tcPr>
            <w:tcW w:type="dxa" w:w="4252"/>
          </w:tcPr>
          <w:p>
            <w:r>
              <w:rPr>
                <w:sz w:val="18"/>
              </w:rPr>
              <w:t>加载光伏发电单元参数，输入样例太阳辐射和环境温度，按公式计算光伏输出功率，并检查输出非负。</w:t>
            </w:r>
          </w:p>
        </w:tc>
      </w:tr>
      <w:tr>
        <w:tc>
          <w:tcPr>
            <w:tcW w:type="dxa" w:w="4252"/>
          </w:tcPr>
          <w:p>
            <w:r>
              <w:rPr>
                <w:sz w:val="18"/>
              </w:rPr>
              <w:t>测试重点</w:t>
            </w:r>
          </w:p>
        </w:tc>
        <w:tc>
          <w:tcPr>
            <w:tcW w:type="dxa" w:w="4252"/>
          </w:tcPr>
          <w:p>
            <w:r>
              <w:rPr>
                <w:sz w:val="18"/>
              </w:rPr>
              <w:t>检查光转电转换关系，太阳辐射为0时输出应为0</w:t>
            </w:r>
          </w:p>
        </w:tc>
      </w:tr>
    </w:tbl>
    <w:p>
      <w:pPr/>
      <w:r>
        <w:rPr>
          <w:b/>
        </w:rPr>
        <w:t>5、电热转化单元</w:t>
      </w:r>
    </w:p>
    <w:p>
      <w:pPr/>
      <w:r>
        <w:t>电热转化单元包括电热泵和电制冷机。电热泵将电力转化为热力，电制冷机将电力转化为冷量。基本计算式为：</w:t>
      </w:r>
    </w:p>
    <w:p>
      <w:pPr/>
      <w:r>
        <w:rPr>
          <w:rFonts w:ascii="Courier New" w:hAnsi="Courier New"/>
          <w:sz w:val="20"/>
        </w:rPr>
        <w:t>Q_heat = COP_h × W_ele</w:t>
      </w:r>
    </w:p>
    <w:p>
      <w:pPr/>
      <w:r>
        <w:rPr>
          <w:rFonts w:ascii="Courier New" w:hAnsi="Courier New"/>
          <w:sz w:val="20"/>
        </w:rPr>
        <w:t>Q_cool = COP_c × W_ele</w:t>
      </w:r>
    </w:p>
    <w:p>
      <w:pPr/>
      <w:r>
        <w:t>其中，W_ele为电力输入，Q_heat为热力输出，Q_cool为冷量输出，COP_h和COP_c分别为制热系数和制冷系数。</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电热转化单元</w:t>
            </w:r>
          </w:p>
        </w:tc>
      </w:tr>
      <w:tr>
        <w:tc>
          <w:tcPr>
            <w:tcW w:type="dxa" w:w="4252"/>
          </w:tcPr>
          <w:p>
            <w:r>
              <w:rPr>
                <w:sz w:val="18"/>
              </w:rPr>
              <w:t>涵盖设备</w:t>
            </w:r>
          </w:p>
        </w:tc>
        <w:tc>
          <w:tcPr>
            <w:tcW w:type="dxa" w:w="4252"/>
          </w:tcPr>
          <w:p>
            <w:r>
              <w:rPr>
                <w:sz w:val="18"/>
              </w:rPr>
              <w:t>电热泵、电制冷机</w:t>
            </w:r>
          </w:p>
        </w:tc>
      </w:tr>
      <w:tr>
        <w:tc>
          <w:tcPr>
            <w:tcW w:type="dxa" w:w="4252"/>
          </w:tcPr>
          <w:p>
            <w:r>
              <w:rPr>
                <w:sz w:val="18"/>
              </w:rPr>
              <w:t>输入数据</w:t>
            </w:r>
          </w:p>
        </w:tc>
        <w:tc>
          <w:tcPr>
            <w:tcW w:type="dxa" w:w="4252"/>
          </w:tcPr>
          <w:p>
            <w:r>
              <w:rPr>
                <w:sz w:val="18"/>
              </w:rPr>
              <w:t>W_ele（电力输入，kW）、COP_h（制热系数）、COP_c（制冷系数）</w:t>
            </w:r>
          </w:p>
        </w:tc>
      </w:tr>
      <w:tr>
        <w:tc>
          <w:tcPr>
            <w:tcW w:type="dxa" w:w="4252"/>
          </w:tcPr>
          <w:p>
            <w:r>
              <w:rPr>
                <w:sz w:val="18"/>
              </w:rPr>
              <w:t>输出数据</w:t>
            </w:r>
          </w:p>
        </w:tc>
        <w:tc>
          <w:tcPr>
            <w:tcW w:type="dxa" w:w="4252"/>
          </w:tcPr>
          <w:p>
            <w:r>
              <w:rPr>
                <w:sz w:val="18"/>
              </w:rPr>
              <w:t>Q_heat（热力输出，kW）、Q_cool（冷量输出，kW）</w:t>
            </w:r>
          </w:p>
        </w:tc>
      </w:tr>
      <w:tr>
        <w:tc>
          <w:tcPr>
            <w:tcW w:type="dxa" w:w="4252"/>
          </w:tcPr>
          <w:p>
            <w:r>
              <w:rPr>
                <w:sz w:val="18"/>
              </w:rPr>
              <w:t>测试步骤</w:t>
            </w:r>
          </w:p>
        </w:tc>
        <w:tc>
          <w:tcPr>
            <w:tcW w:type="dxa" w:w="4252"/>
          </w:tcPr>
          <w:p>
            <w:r>
              <w:rPr>
                <w:sz w:val="18"/>
              </w:rPr>
              <w:t>加载电热转化单元参数，输入样例电力功率和COP参数，按公式计算热力或冷量输出。</w:t>
            </w:r>
          </w:p>
        </w:tc>
      </w:tr>
      <w:tr>
        <w:tc>
          <w:tcPr>
            <w:tcW w:type="dxa" w:w="4252"/>
          </w:tcPr>
          <w:p>
            <w:r>
              <w:rPr>
                <w:sz w:val="18"/>
              </w:rPr>
              <w:t>测试重点</w:t>
            </w:r>
          </w:p>
        </w:tc>
        <w:tc>
          <w:tcPr>
            <w:tcW w:type="dxa" w:w="4252"/>
          </w:tcPr>
          <w:p>
            <w:r>
              <w:rPr>
                <w:sz w:val="18"/>
              </w:rPr>
              <w:t>检查电制热、电制冷转换关系是否成立</w:t>
            </w:r>
          </w:p>
        </w:tc>
      </w:tr>
    </w:tbl>
    <w:p>
      <w:pPr/>
      <w:r>
        <w:rPr>
          <w:b/>
        </w:rPr>
        <w:t>6、储能单元</w:t>
      </w:r>
    </w:p>
    <w:p>
      <w:pPr/>
      <w:r>
        <w:t>储能单元用于描述电储能、热储能和冷储能设备的充放状态变化。中期测试只检查储能状态方程和容量边界，储能单元作为动态平衡支撑模块，不作为新增多能转化类型数量达标的唯一依据。基本计算式为：</w:t>
      </w:r>
    </w:p>
    <w:p>
      <w:pPr/>
      <w:r>
        <w:rPr>
          <w:rFonts w:ascii="Courier New" w:hAnsi="Courier New"/>
          <w:sz w:val="20"/>
        </w:rPr>
        <w:t>E(t+1) = E(t) × (1 - σ) + P_ch × η_ch - P_dis / η_dis</w:t>
      </w:r>
    </w:p>
    <w:p>
      <w:pPr/>
      <w:r>
        <w:t>其中，E(t)为当前储能量，P_ch为充能功率，P_dis为放能功率，η_ch为充能效率，η_dis为放能效率，σ为自损耗率。</w:t>
      </w:r>
    </w:p>
    <w:tbl>
      <w:tblPr>
        <w:tblStyle w:val="af2"/>
        <w:tblW w:type="auto" w:w="0"/>
        <w:tblLayout w:type="autofit"/>
        <w:tblLook w:firstColumn="1" w:firstRow="1" w:lastColumn="0" w:lastRow="0" w:noHBand="0" w:noVBand="1" w:val="04A0"/>
      </w:tblPr>
      <w:tblGrid>
        <w:gridCol w:w="4252"/>
        <w:gridCol w:w="4252"/>
      </w:tblGrid>
      <w:tr>
        <w:tc>
          <w:tcPr>
            <w:tcW w:type="dxa" w:w="4252"/>
          </w:tcPr>
          <w:p>
            <w:r>
              <w:rPr>
                <w:b/>
                <w:sz w:val="18"/>
              </w:rPr>
              <w:t>项目</w:t>
            </w:r>
          </w:p>
        </w:tc>
        <w:tc>
          <w:tcPr>
            <w:tcW w:type="dxa" w:w="4252"/>
          </w:tcPr>
          <w:p>
            <w:r>
              <w:rPr>
                <w:b/>
                <w:sz w:val="18"/>
              </w:rPr>
              <w:t>内容</w:t>
            </w:r>
          </w:p>
        </w:tc>
      </w:tr>
      <w:tr>
        <w:tc>
          <w:tcPr>
            <w:tcW w:type="dxa" w:w="4252"/>
          </w:tcPr>
          <w:p>
            <w:r>
              <w:rPr>
                <w:sz w:val="18"/>
              </w:rPr>
              <w:t>单元模块名称</w:t>
            </w:r>
          </w:p>
        </w:tc>
        <w:tc>
          <w:tcPr>
            <w:tcW w:type="dxa" w:w="4252"/>
          </w:tcPr>
          <w:p>
            <w:r>
              <w:rPr>
                <w:sz w:val="18"/>
              </w:rPr>
              <w:t>储能单元</w:t>
            </w:r>
          </w:p>
        </w:tc>
      </w:tr>
      <w:tr>
        <w:tc>
          <w:tcPr>
            <w:tcW w:type="dxa" w:w="4252"/>
          </w:tcPr>
          <w:p>
            <w:r>
              <w:rPr>
                <w:sz w:val="18"/>
              </w:rPr>
              <w:t>涵盖设备</w:t>
            </w:r>
          </w:p>
        </w:tc>
        <w:tc>
          <w:tcPr>
            <w:tcW w:type="dxa" w:w="4252"/>
          </w:tcPr>
          <w:p>
            <w:r>
              <w:rPr>
                <w:sz w:val="18"/>
              </w:rPr>
              <w:t>电储能、热储能、冷储能</w:t>
            </w:r>
          </w:p>
        </w:tc>
      </w:tr>
      <w:tr>
        <w:tc>
          <w:tcPr>
            <w:tcW w:type="dxa" w:w="4252"/>
          </w:tcPr>
          <w:p>
            <w:r>
              <w:rPr>
                <w:sz w:val="18"/>
              </w:rPr>
              <w:t>输入数据</w:t>
            </w:r>
          </w:p>
        </w:tc>
        <w:tc>
          <w:tcPr>
            <w:tcW w:type="dxa" w:w="4252"/>
          </w:tcPr>
          <w:p>
            <w:r>
              <w:rPr>
                <w:sz w:val="18"/>
              </w:rPr>
              <w:t>E(t)（当前储能量，kWh）、P_ch（充能功率，kW）、P_dis（放能功率，kW）、η_ch（充能效率）、η_dis（放能效率）、σ（自损耗率）、E_max（储能容量上限，kWh）</w:t>
            </w:r>
          </w:p>
        </w:tc>
      </w:tr>
      <w:tr>
        <w:tc>
          <w:tcPr>
            <w:tcW w:type="dxa" w:w="4252"/>
          </w:tcPr>
          <w:p>
            <w:r>
              <w:rPr>
                <w:sz w:val="18"/>
              </w:rPr>
              <w:t>输出数据</w:t>
            </w:r>
          </w:p>
        </w:tc>
        <w:tc>
          <w:tcPr>
            <w:tcW w:type="dxa" w:w="4252"/>
          </w:tcPr>
          <w:p>
            <w:r>
              <w:rPr>
                <w:sz w:val="18"/>
              </w:rPr>
              <w:t>E(t+1)（下一时段储能量，kWh）</w:t>
            </w:r>
          </w:p>
        </w:tc>
      </w:tr>
      <w:tr>
        <w:tc>
          <w:tcPr>
            <w:tcW w:type="dxa" w:w="4252"/>
          </w:tcPr>
          <w:p>
            <w:r>
              <w:rPr>
                <w:sz w:val="18"/>
              </w:rPr>
              <w:t>测试步骤</w:t>
            </w:r>
          </w:p>
        </w:tc>
        <w:tc>
          <w:tcPr>
            <w:tcW w:type="dxa" w:w="4252"/>
          </w:tcPr>
          <w:p>
            <w:r>
              <w:rPr>
                <w:sz w:val="18"/>
              </w:rPr>
              <w:t>加载储能单元参数，输入测试初始储能量和充放功率，按状态方程计算下一时段储能量，并检查容量边界。</w:t>
            </w:r>
          </w:p>
        </w:tc>
      </w:tr>
      <w:tr>
        <w:tc>
          <w:tcPr>
            <w:tcW w:type="dxa" w:w="4252"/>
          </w:tcPr>
          <w:p>
            <w:r>
              <w:rPr>
                <w:sz w:val="18"/>
              </w:rPr>
              <w:t>测试重点</w:t>
            </w:r>
          </w:p>
        </w:tc>
        <w:tc>
          <w:tcPr>
            <w:tcW w:type="dxa" w:w="4252"/>
          </w:tcPr>
          <w:p>
            <w:r>
              <w:rPr>
                <w:sz w:val="18"/>
              </w:rPr>
              <w:t>检查储能状态更新和容量边界是否合理</w:t>
            </w:r>
          </w:p>
        </w:tc>
      </w:tr>
    </w:tbl>
    <w:p>
      <w:pPr>
        <w:pStyle w:val="3"/>
      </w:pPr>
      <w:r>
        <w:t>测试步骤</w:t>
      </w:r>
    </w:p>
    <w:p>
      <w:pPr/>
      <w:r>
        <w:t>可再生能源电/热/燃料联产系统多能转化模型测试按下列步骤进行：</w:t>
      </w:r>
    </w:p>
    <w:p>
      <w:pPr/>
      <w:r>
        <w:t>第1步：被测单位提交多能转化单元模块库源代码、模型设计说明书、单元模块测试样例数据和测试记录模板。测试人员确认测试环境中能够打开单元模块库代码，并记录代码版本和文件目录。</w:t>
      </w:r>
    </w:p>
    <w:p>
      <w:pPr/>
      <w:r>
        <w:t>第2步：测试人员审查单元模块库目录，记录每类单元模块对应的单元模块名称、涵盖设备、输入能量形式、输出能量形式和能源转换形式，统计多能转化类型数量。</w:t>
      </w:r>
    </w:p>
    <w:p>
      <w:pPr/>
      <w:r>
        <w:t>第3步：测试人员按照表5.1-1核对多能转化类型统计口径，确认可统计的多能转化类型不少于5种，且每种类型均有相匹配的单元模块。</w:t>
      </w:r>
    </w:p>
    <w:p>
      <w:pPr/>
      <w:r>
        <w:t>第4步：测试人员按照5.1.2中的计算方式，对动力发电、余热利用、风力发电、光伏发电、电热转化等核心单元模块执行样例计算，检查输出结果是否与公式一致，并填写单元模块测试记录。</w:t>
      </w:r>
    </w:p>
    <w:p>
      <w:pPr/>
      <w:r>
        <w:t>第5步：对于储能单元，测试人员执行单元级输入输出检查和状态方程计算，记录其作为动态平衡支撑模块的测试结果。</w:t>
      </w:r>
    </w:p>
    <w:p>
      <w:pPr/>
      <w:r>
        <w:t>第6步：在已有冷热电综合能源系统案例中，检查已使用的光伏、风电、CHP、电热泵、电制冷机、吸收式制冷机、储能等设备是否能够与单元模块库中的设备定义对应；其中松山湖案例用于检查冷热电设备匹配关系，风电单元可结合德国已有案例中的风资源数据进行单元级核验。该步骤用于验证模块库在已有案例中的调用或匹配关系，不作为新增场景测试要求。</w:t>
      </w:r>
    </w:p>
    <w:p>
      <w:pPr/>
      <w:r>
        <w:t>第7步：测试人员汇总多能转化类型统计结果、单元模块测试结果和已有案例匹配结果，形成测试记录，并对照预期结果和判定准则给出测试结论。</w:t>
      </w:r>
    </w:p>
    <w:p>
      <w:pPr>
        <w:pStyle w:val="a3"/>
        <w:jc w:val="center"/>
      </w:pPr>
      <w:r>
        <w:t>表5.1-3  已有案例模块匹配检查表</w:t>
      </w:r>
    </w:p>
    <w:tbl>
      <w:tblPr>
        <w:tblStyle w:val="af2"/>
        <w:tblW w:type="auto" w:w="0"/>
        <w:tblLayout w:type="autofit"/>
        <w:tblLook w:firstColumn="1" w:firstRow="1" w:lastColumn="0" w:lastRow="0" w:noHBand="0" w:noVBand="1" w:val="04A0"/>
      </w:tblPr>
      <w:tblGrid>
        <w:gridCol w:w="1701"/>
        <w:gridCol w:w="1701"/>
        <w:gridCol w:w="1701"/>
        <w:gridCol w:w="1701"/>
        <w:gridCol w:w="1701"/>
      </w:tblGrid>
      <w:tr>
        <w:tc>
          <w:tcPr>
            <w:tcW w:type="dxa" w:w="1701"/>
          </w:tcPr>
          <w:p>
            <w:r>
              <w:rPr>
                <w:b/>
                <w:sz w:val="18"/>
              </w:rPr>
              <w:t>序号</w:t>
            </w:r>
          </w:p>
        </w:tc>
        <w:tc>
          <w:tcPr>
            <w:tcW w:type="dxa" w:w="1701"/>
          </w:tcPr>
          <w:p>
            <w:r>
              <w:rPr>
                <w:b/>
                <w:sz w:val="18"/>
              </w:rPr>
              <w:t>已有案例设备</w:t>
            </w:r>
          </w:p>
        </w:tc>
        <w:tc>
          <w:tcPr>
            <w:tcW w:type="dxa" w:w="1701"/>
          </w:tcPr>
          <w:p>
            <w:r>
              <w:rPr>
                <w:b/>
                <w:sz w:val="18"/>
              </w:rPr>
              <w:t>对应单元模块名称</w:t>
            </w:r>
          </w:p>
        </w:tc>
        <w:tc>
          <w:tcPr>
            <w:tcW w:type="dxa" w:w="1701"/>
          </w:tcPr>
          <w:p>
            <w:r>
              <w:rPr>
                <w:b/>
                <w:sz w:val="18"/>
              </w:rPr>
              <w:t>主要能源转换形式</w:t>
            </w:r>
          </w:p>
        </w:tc>
        <w:tc>
          <w:tcPr>
            <w:tcW w:type="dxa" w:w="1701"/>
          </w:tcPr>
          <w:p>
            <w:r>
              <w:rPr>
                <w:b/>
                <w:sz w:val="18"/>
              </w:rPr>
              <w:t>检查内容</w:t>
            </w:r>
          </w:p>
        </w:tc>
      </w:tr>
      <w:tr>
        <w:tc>
          <w:tcPr>
            <w:tcW w:type="dxa" w:w="1701"/>
          </w:tcPr>
          <w:p>
            <w:r>
              <w:rPr>
                <w:sz w:val="18"/>
              </w:rPr>
              <w:t>1</w:t>
            </w:r>
          </w:p>
        </w:tc>
        <w:tc>
          <w:tcPr>
            <w:tcW w:type="dxa" w:w="1701"/>
          </w:tcPr>
          <w:p>
            <w:r>
              <w:rPr>
                <w:sz w:val="18"/>
              </w:rPr>
              <w:t>光伏发电机</w:t>
            </w:r>
          </w:p>
        </w:tc>
        <w:tc>
          <w:tcPr>
            <w:tcW w:type="dxa" w:w="1701"/>
          </w:tcPr>
          <w:p>
            <w:r>
              <w:rPr>
                <w:sz w:val="18"/>
              </w:rPr>
              <w:t>光伏发电单元</w:t>
            </w:r>
          </w:p>
        </w:tc>
        <w:tc>
          <w:tcPr>
            <w:tcW w:type="dxa" w:w="1701"/>
          </w:tcPr>
          <w:p>
            <w:r>
              <w:rPr>
                <w:sz w:val="18"/>
              </w:rPr>
              <w:t>光转电</w:t>
            </w:r>
          </w:p>
        </w:tc>
        <w:tc>
          <w:tcPr>
            <w:tcW w:type="dxa" w:w="1701"/>
          </w:tcPr>
          <w:p>
            <w:r>
              <w:rPr>
                <w:sz w:val="18"/>
              </w:rPr>
              <w:t>检查光伏设备是否能够对应光伏发电单元，并读取太阳辐射、温度等输入</w:t>
            </w:r>
          </w:p>
        </w:tc>
      </w:tr>
      <w:tr>
        <w:tc>
          <w:tcPr>
            <w:tcW w:type="dxa" w:w="1701"/>
          </w:tcPr>
          <w:p>
            <w:r>
              <w:rPr>
                <w:sz w:val="18"/>
              </w:rPr>
              <w:t>2</w:t>
            </w:r>
          </w:p>
        </w:tc>
        <w:tc>
          <w:tcPr>
            <w:tcW w:type="dxa" w:w="1701"/>
          </w:tcPr>
          <w:p>
            <w:r>
              <w:rPr>
                <w:sz w:val="18"/>
              </w:rPr>
              <w:t>风力发电机</w:t>
            </w:r>
          </w:p>
        </w:tc>
        <w:tc>
          <w:tcPr>
            <w:tcW w:type="dxa" w:w="1701"/>
          </w:tcPr>
          <w:p>
            <w:r>
              <w:rPr>
                <w:sz w:val="18"/>
              </w:rPr>
              <w:t>风力发电单元</w:t>
            </w:r>
          </w:p>
        </w:tc>
        <w:tc>
          <w:tcPr>
            <w:tcW w:type="dxa" w:w="1701"/>
          </w:tcPr>
          <w:p>
            <w:r>
              <w:rPr>
                <w:sz w:val="18"/>
              </w:rPr>
              <w:t>风转电</w:t>
            </w:r>
          </w:p>
        </w:tc>
        <w:tc>
          <w:tcPr>
            <w:tcW w:type="dxa" w:w="1701"/>
          </w:tcPr>
          <w:p>
            <w:r>
              <w:rPr>
                <w:sz w:val="18"/>
              </w:rPr>
              <w:t>检查风电设备是否能够对应风力发电单元，并读取风速等输入</w:t>
            </w:r>
          </w:p>
        </w:tc>
      </w:tr>
      <w:tr>
        <w:tc>
          <w:tcPr>
            <w:tcW w:type="dxa" w:w="1701"/>
          </w:tcPr>
          <w:p>
            <w:r>
              <w:rPr>
                <w:sz w:val="18"/>
              </w:rPr>
              <w:t>3</w:t>
            </w:r>
          </w:p>
        </w:tc>
        <w:tc>
          <w:tcPr>
            <w:tcW w:type="dxa" w:w="1701"/>
          </w:tcPr>
          <w:p>
            <w:r>
              <w:rPr>
                <w:sz w:val="18"/>
              </w:rPr>
              <w:t>燃气热电联产</w:t>
            </w:r>
          </w:p>
        </w:tc>
        <w:tc>
          <w:tcPr>
            <w:tcW w:type="dxa" w:w="1701"/>
          </w:tcPr>
          <w:p>
            <w:r>
              <w:rPr>
                <w:sz w:val="18"/>
              </w:rPr>
              <w:t>动力发电单元</w:t>
            </w:r>
          </w:p>
        </w:tc>
        <w:tc>
          <w:tcPr>
            <w:tcW w:type="dxa" w:w="1701"/>
          </w:tcPr>
          <w:p>
            <w:r>
              <w:rPr>
                <w:sz w:val="18"/>
              </w:rPr>
              <w:t>气制电、气制热</w:t>
            </w:r>
          </w:p>
        </w:tc>
        <w:tc>
          <w:tcPr>
            <w:tcW w:type="dxa" w:w="1701"/>
          </w:tcPr>
          <w:p>
            <w:r>
              <w:rPr>
                <w:sz w:val="18"/>
              </w:rPr>
              <w:t>检查CHP设备是否能够对应动力发电单元，并读取天然气输入及效率参数</w:t>
            </w:r>
          </w:p>
        </w:tc>
      </w:tr>
      <w:tr>
        <w:tc>
          <w:tcPr>
            <w:tcW w:type="dxa" w:w="1701"/>
          </w:tcPr>
          <w:p>
            <w:r>
              <w:rPr>
                <w:sz w:val="18"/>
              </w:rPr>
              <w:t>4</w:t>
            </w:r>
          </w:p>
        </w:tc>
        <w:tc>
          <w:tcPr>
            <w:tcW w:type="dxa" w:w="1701"/>
          </w:tcPr>
          <w:p>
            <w:r>
              <w:rPr>
                <w:sz w:val="18"/>
              </w:rPr>
              <w:t>电热泵</w:t>
            </w:r>
          </w:p>
        </w:tc>
        <w:tc>
          <w:tcPr>
            <w:tcW w:type="dxa" w:w="1701"/>
          </w:tcPr>
          <w:p>
            <w:r>
              <w:rPr>
                <w:sz w:val="18"/>
              </w:rPr>
              <w:t>电热转化单元</w:t>
            </w:r>
          </w:p>
        </w:tc>
        <w:tc>
          <w:tcPr>
            <w:tcW w:type="dxa" w:w="1701"/>
          </w:tcPr>
          <w:p>
            <w:r>
              <w:rPr>
                <w:sz w:val="18"/>
              </w:rPr>
              <w:t>电制热</w:t>
            </w:r>
          </w:p>
        </w:tc>
        <w:tc>
          <w:tcPr>
            <w:tcW w:type="dxa" w:w="1701"/>
          </w:tcPr>
          <w:p>
            <w:r>
              <w:rPr>
                <w:sz w:val="18"/>
              </w:rPr>
              <w:t>检查电热泵是否能够对应电热转化单元，并读取电输入和COP参数</w:t>
            </w:r>
          </w:p>
        </w:tc>
      </w:tr>
      <w:tr>
        <w:tc>
          <w:tcPr>
            <w:tcW w:type="dxa" w:w="1701"/>
          </w:tcPr>
          <w:p>
            <w:r>
              <w:rPr>
                <w:sz w:val="18"/>
              </w:rPr>
              <w:t>5</w:t>
            </w:r>
          </w:p>
        </w:tc>
        <w:tc>
          <w:tcPr>
            <w:tcW w:type="dxa" w:w="1701"/>
          </w:tcPr>
          <w:p>
            <w:r>
              <w:rPr>
                <w:sz w:val="18"/>
              </w:rPr>
              <w:t>电制冷机</w:t>
            </w:r>
          </w:p>
        </w:tc>
        <w:tc>
          <w:tcPr>
            <w:tcW w:type="dxa" w:w="1701"/>
          </w:tcPr>
          <w:p>
            <w:r>
              <w:rPr>
                <w:sz w:val="18"/>
              </w:rPr>
              <w:t>电热转化单元</w:t>
            </w:r>
          </w:p>
        </w:tc>
        <w:tc>
          <w:tcPr>
            <w:tcW w:type="dxa" w:w="1701"/>
          </w:tcPr>
          <w:p>
            <w:r>
              <w:rPr>
                <w:sz w:val="18"/>
              </w:rPr>
              <w:t>电制冷</w:t>
            </w:r>
          </w:p>
        </w:tc>
        <w:tc>
          <w:tcPr>
            <w:tcW w:type="dxa" w:w="1701"/>
          </w:tcPr>
          <w:p>
            <w:r>
              <w:rPr>
                <w:sz w:val="18"/>
              </w:rPr>
              <w:t>检查电制冷机是否能够对应电热转化单元，并读取电输入和COP参数</w:t>
            </w:r>
          </w:p>
        </w:tc>
      </w:tr>
      <w:tr>
        <w:tc>
          <w:tcPr>
            <w:tcW w:type="dxa" w:w="1701"/>
          </w:tcPr>
          <w:p>
            <w:r>
              <w:rPr>
                <w:sz w:val="18"/>
              </w:rPr>
              <w:t>6</w:t>
            </w:r>
          </w:p>
        </w:tc>
        <w:tc>
          <w:tcPr>
            <w:tcW w:type="dxa" w:w="1701"/>
          </w:tcPr>
          <w:p>
            <w:r>
              <w:rPr>
                <w:sz w:val="18"/>
              </w:rPr>
              <w:t>吸收式制冷机</w:t>
            </w:r>
          </w:p>
        </w:tc>
        <w:tc>
          <w:tcPr>
            <w:tcW w:type="dxa" w:w="1701"/>
          </w:tcPr>
          <w:p>
            <w:r>
              <w:rPr>
                <w:sz w:val="18"/>
              </w:rPr>
              <w:t>余热利用单元</w:t>
            </w:r>
          </w:p>
        </w:tc>
        <w:tc>
          <w:tcPr>
            <w:tcW w:type="dxa" w:w="1701"/>
          </w:tcPr>
          <w:p>
            <w:r>
              <w:rPr>
                <w:sz w:val="18"/>
              </w:rPr>
              <w:t>热制冷</w:t>
            </w:r>
          </w:p>
        </w:tc>
        <w:tc>
          <w:tcPr>
            <w:tcW w:type="dxa" w:w="1701"/>
          </w:tcPr>
          <w:p>
            <w:r>
              <w:rPr>
                <w:sz w:val="18"/>
              </w:rPr>
              <w:t>检查吸收式制冷机是否能够对应余热利用单元，并读取热源输入和COP参数</w:t>
            </w:r>
          </w:p>
        </w:tc>
      </w:tr>
      <w:tr>
        <w:tc>
          <w:tcPr>
            <w:tcW w:type="dxa" w:w="1701"/>
          </w:tcPr>
          <w:p>
            <w:r>
              <w:rPr>
                <w:sz w:val="18"/>
              </w:rPr>
              <w:t>7</w:t>
            </w:r>
          </w:p>
        </w:tc>
        <w:tc>
          <w:tcPr>
            <w:tcW w:type="dxa" w:w="1701"/>
          </w:tcPr>
          <w:p>
            <w:r>
              <w:rPr>
                <w:sz w:val="18"/>
              </w:rPr>
              <w:t>电/热/冷储能</w:t>
            </w:r>
          </w:p>
        </w:tc>
        <w:tc>
          <w:tcPr>
            <w:tcW w:type="dxa" w:w="1701"/>
          </w:tcPr>
          <w:p>
            <w:r>
              <w:rPr>
                <w:sz w:val="18"/>
              </w:rPr>
              <w:t>储能单元</w:t>
            </w:r>
          </w:p>
        </w:tc>
        <w:tc>
          <w:tcPr>
            <w:tcW w:type="dxa" w:w="1701"/>
          </w:tcPr>
          <w:p>
            <w:r>
              <w:rPr>
                <w:sz w:val="18"/>
              </w:rPr>
              <w:t>储能充放</w:t>
            </w:r>
          </w:p>
        </w:tc>
        <w:tc>
          <w:tcPr>
            <w:tcW w:type="dxa" w:w="1701"/>
          </w:tcPr>
          <w:p>
            <w:r>
              <w:rPr>
                <w:sz w:val="18"/>
              </w:rPr>
              <w:t>检查储能设备是否能够对应储能单元，并读取容量、充放效率等参数</w:t>
            </w:r>
          </w:p>
        </w:tc>
      </w:tr>
    </w:tbl>
    <w:p>
      <w:pPr>
        <w:pStyle w:val="a3"/>
        <w:jc w:val="center"/>
      </w:pPr>
      <w:r>
        <w:t>表5.1-4  单元模块测试记录表</w:t>
      </w:r>
    </w:p>
    <w:tbl>
      <w:tblPr>
        <w:tblStyle w:val="af2"/>
        <w:tblW w:type="auto" w:w="0"/>
        <w:tblLayout w:type="autofit"/>
        <w:tblLook w:firstColumn="1" w:firstRow="1" w:lastColumn="0" w:lastRow="0" w:noHBand="0" w:noVBand="1" w:val="04A0"/>
      </w:tblPr>
      <w:tblGrid>
        <w:gridCol w:w="1215"/>
        <w:gridCol w:w="1215"/>
        <w:gridCol w:w="1215"/>
        <w:gridCol w:w="1215"/>
        <w:gridCol w:w="1215"/>
        <w:gridCol w:w="1215"/>
        <w:gridCol w:w="1215"/>
      </w:tblGrid>
      <w:tr>
        <w:tc>
          <w:tcPr>
            <w:tcW w:type="dxa" w:w="1215"/>
          </w:tcPr>
          <w:p>
            <w:r>
              <w:rPr>
                <w:b/>
                <w:sz w:val="18"/>
              </w:rPr>
              <w:t>序号</w:t>
            </w:r>
          </w:p>
        </w:tc>
        <w:tc>
          <w:tcPr>
            <w:tcW w:type="dxa" w:w="1215"/>
          </w:tcPr>
          <w:p>
            <w:r>
              <w:rPr>
                <w:b/>
                <w:sz w:val="18"/>
              </w:rPr>
              <w:t>单元模块名称</w:t>
            </w:r>
          </w:p>
        </w:tc>
        <w:tc>
          <w:tcPr>
            <w:tcW w:type="dxa" w:w="1215"/>
          </w:tcPr>
          <w:p>
            <w:r>
              <w:rPr>
                <w:b/>
                <w:sz w:val="18"/>
              </w:rPr>
              <w:t>涵盖设备</w:t>
            </w:r>
          </w:p>
        </w:tc>
        <w:tc>
          <w:tcPr>
            <w:tcW w:type="dxa" w:w="1215"/>
          </w:tcPr>
          <w:p>
            <w:r>
              <w:rPr>
                <w:b/>
                <w:sz w:val="18"/>
              </w:rPr>
              <w:t>主要能源转换形式</w:t>
            </w:r>
          </w:p>
        </w:tc>
        <w:tc>
          <w:tcPr>
            <w:tcW w:type="dxa" w:w="1215"/>
          </w:tcPr>
          <w:p>
            <w:r>
              <w:rPr>
                <w:b/>
                <w:sz w:val="18"/>
              </w:rPr>
              <w:t>输入输出是否明确</w:t>
            </w:r>
          </w:p>
        </w:tc>
        <w:tc>
          <w:tcPr>
            <w:tcW w:type="dxa" w:w="1215"/>
          </w:tcPr>
          <w:p>
            <w:r>
              <w:rPr>
                <w:b/>
                <w:sz w:val="18"/>
              </w:rPr>
              <w:t>样例计算是否通过</w:t>
            </w:r>
          </w:p>
        </w:tc>
        <w:tc>
          <w:tcPr>
            <w:tcW w:type="dxa" w:w="1215"/>
          </w:tcPr>
          <w:p>
            <w:r>
              <w:rPr>
                <w:b/>
                <w:sz w:val="18"/>
              </w:rPr>
              <w:t>备注</w:t>
            </w:r>
          </w:p>
        </w:tc>
      </w:tr>
      <w:tr>
        <w:tc>
          <w:tcPr>
            <w:tcW w:type="dxa" w:w="1215"/>
          </w:tcPr>
          <w:p>
            <w:r>
              <w:rPr>
                <w:sz w:val="18"/>
              </w:rPr>
              <w:t>1</w:t>
            </w:r>
          </w:p>
        </w:tc>
        <w:tc>
          <w:tcPr>
            <w:tcW w:type="dxa" w:w="1215"/>
          </w:tcPr>
          <w:p>
            <w:r>
              <w:rPr>
                <w:sz w:val="18"/>
              </w:rPr>
              <w:t>动力发电单元</w:t>
            </w:r>
          </w:p>
        </w:tc>
        <w:tc>
          <w:tcPr>
            <w:tcW w:type="dxa" w:w="1215"/>
          </w:tcPr>
          <w:p>
            <w:r>
              <w:rPr>
                <w:sz w:val="18"/>
              </w:rPr>
              <w:t>热电联产机组CHP</w:t>
            </w:r>
          </w:p>
        </w:tc>
        <w:tc>
          <w:tcPr>
            <w:tcW w:type="dxa" w:w="1215"/>
          </w:tcPr>
          <w:p>
            <w:r>
              <w:rPr>
                <w:sz w:val="18"/>
              </w:rPr>
              <w:t>气制电、气制热</w:t>
            </w:r>
          </w:p>
        </w:tc>
        <w:tc>
          <w:tcPr>
            <w:tcW w:type="dxa" w:w="1215"/>
          </w:tcPr>
          <w:p>
            <w:r>
              <w:rPr>
                <w:sz w:val="18"/>
              </w:rPr>
              <w:t>待填写</w:t>
            </w:r>
          </w:p>
        </w:tc>
        <w:tc>
          <w:tcPr>
            <w:tcW w:type="dxa" w:w="1215"/>
          </w:tcPr>
          <w:p>
            <w:r>
              <w:rPr>
                <w:sz w:val="18"/>
              </w:rPr>
              <w:t>待填写</w:t>
            </w:r>
          </w:p>
        </w:tc>
        <w:tc>
          <w:tcPr>
            <w:tcW w:type="dxa" w:w="1215"/>
          </w:tcPr>
          <w:p>
            <w:r>
              <w:rPr>
                <w:sz w:val="18"/>
              </w:rPr>
            </w:r>
          </w:p>
        </w:tc>
      </w:tr>
      <w:tr>
        <w:tc>
          <w:tcPr>
            <w:tcW w:type="dxa" w:w="1215"/>
          </w:tcPr>
          <w:p>
            <w:r>
              <w:rPr>
                <w:sz w:val="18"/>
              </w:rPr>
              <w:t>2</w:t>
            </w:r>
          </w:p>
        </w:tc>
        <w:tc>
          <w:tcPr>
            <w:tcW w:type="dxa" w:w="1215"/>
          </w:tcPr>
          <w:p>
            <w:r>
              <w:rPr>
                <w:sz w:val="18"/>
              </w:rPr>
              <w:t>余热利用单元</w:t>
            </w:r>
          </w:p>
        </w:tc>
        <w:tc>
          <w:tcPr>
            <w:tcW w:type="dxa" w:w="1215"/>
          </w:tcPr>
          <w:p>
            <w:r>
              <w:rPr>
                <w:sz w:val="18"/>
              </w:rPr>
              <w:t>吸收式制冷机</w:t>
            </w:r>
          </w:p>
        </w:tc>
        <w:tc>
          <w:tcPr>
            <w:tcW w:type="dxa" w:w="1215"/>
          </w:tcPr>
          <w:p>
            <w:r>
              <w:rPr>
                <w:sz w:val="18"/>
              </w:rPr>
              <w:t>热制冷</w:t>
            </w:r>
          </w:p>
        </w:tc>
        <w:tc>
          <w:tcPr>
            <w:tcW w:type="dxa" w:w="1215"/>
          </w:tcPr>
          <w:p>
            <w:r>
              <w:rPr>
                <w:sz w:val="18"/>
              </w:rPr>
              <w:t>待填写</w:t>
            </w:r>
          </w:p>
        </w:tc>
        <w:tc>
          <w:tcPr>
            <w:tcW w:type="dxa" w:w="1215"/>
          </w:tcPr>
          <w:p>
            <w:r>
              <w:rPr>
                <w:sz w:val="18"/>
              </w:rPr>
              <w:t>待填写</w:t>
            </w:r>
          </w:p>
        </w:tc>
        <w:tc>
          <w:tcPr>
            <w:tcW w:type="dxa" w:w="1215"/>
          </w:tcPr>
          <w:p>
            <w:r>
              <w:rPr>
                <w:sz w:val="18"/>
              </w:rPr>
            </w:r>
          </w:p>
        </w:tc>
      </w:tr>
      <w:tr>
        <w:tc>
          <w:tcPr>
            <w:tcW w:type="dxa" w:w="1215"/>
          </w:tcPr>
          <w:p>
            <w:r>
              <w:rPr>
                <w:sz w:val="18"/>
              </w:rPr>
              <w:t>3</w:t>
            </w:r>
          </w:p>
        </w:tc>
        <w:tc>
          <w:tcPr>
            <w:tcW w:type="dxa" w:w="1215"/>
          </w:tcPr>
          <w:p>
            <w:r>
              <w:rPr>
                <w:sz w:val="18"/>
              </w:rPr>
              <w:t>风力发电单元</w:t>
            </w:r>
          </w:p>
        </w:tc>
        <w:tc>
          <w:tcPr>
            <w:tcW w:type="dxa" w:w="1215"/>
          </w:tcPr>
          <w:p>
            <w:r>
              <w:rPr>
                <w:sz w:val="18"/>
              </w:rPr>
              <w:t>风力发电机</w:t>
            </w:r>
          </w:p>
        </w:tc>
        <w:tc>
          <w:tcPr>
            <w:tcW w:type="dxa" w:w="1215"/>
          </w:tcPr>
          <w:p>
            <w:r>
              <w:rPr>
                <w:sz w:val="18"/>
              </w:rPr>
              <w:t>风转电</w:t>
            </w:r>
          </w:p>
        </w:tc>
        <w:tc>
          <w:tcPr>
            <w:tcW w:type="dxa" w:w="1215"/>
          </w:tcPr>
          <w:p>
            <w:r>
              <w:rPr>
                <w:sz w:val="18"/>
              </w:rPr>
              <w:t>待填写</w:t>
            </w:r>
          </w:p>
        </w:tc>
        <w:tc>
          <w:tcPr>
            <w:tcW w:type="dxa" w:w="1215"/>
          </w:tcPr>
          <w:p>
            <w:r>
              <w:rPr>
                <w:sz w:val="18"/>
              </w:rPr>
              <w:t>待填写</w:t>
            </w:r>
          </w:p>
        </w:tc>
        <w:tc>
          <w:tcPr>
            <w:tcW w:type="dxa" w:w="1215"/>
          </w:tcPr>
          <w:p>
            <w:r>
              <w:rPr>
                <w:sz w:val="18"/>
              </w:rPr>
            </w:r>
          </w:p>
        </w:tc>
      </w:tr>
      <w:tr>
        <w:tc>
          <w:tcPr>
            <w:tcW w:type="dxa" w:w="1215"/>
          </w:tcPr>
          <w:p>
            <w:r>
              <w:rPr>
                <w:sz w:val="18"/>
              </w:rPr>
              <w:t>4</w:t>
            </w:r>
          </w:p>
        </w:tc>
        <w:tc>
          <w:tcPr>
            <w:tcW w:type="dxa" w:w="1215"/>
          </w:tcPr>
          <w:p>
            <w:r>
              <w:rPr>
                <w:sz w:val="18"/>
              </w:rPr>
              <w:t>光伏发电单元</w:t>
            </w:r>
          </w:p>
        </w:tc>
        <w:tc>
          <w:tcPr>
            <w:tcW w:type="dxa" w:w="1215"/>
          </w:tcPr>
          <w:p>
            <w:r>
              <w:rPr>
                <w:sz w:val="18"/>
              </w:rPr>
              <w:t>光伏发电机</w:t>
            </w:r>
          </w:p>
        </w:tc>
        <w:tc>
          <w:tcPr>
            <w:tcW w:type="dxa" w:w="1215"/>
          </w:tcPr>
          <w:p>
            <w:r>
              <w:rPr>
                <w:sz w:val="18"/>
              </w:rPr>
              <w:t>光转电</w:t>
            </w:r>
          </w:p>
        </w:tc>
        <w:tc>
          <w:tcPr>
            <w:tcW w:type="dxa" w:w="1215"/>
          </w:tcPr>
          <w:p>
            <w:r>
              <w:rPr>
                <w:sz w:val="18"/>
              </w:rPr>
              <w:t>待填写</w:t>
            </w:r>
          </w:p>
        </w:tc>
        <w:tc>
          <w:tcPr>
            <w:tcW w:type="dxa" w:w="1215"/>
          </w:tcPr>
          <w:p>
            <w:r>
              <w:rPr>
                <w:sz w:val="18"/>
              </w:rPr>
              <w:t>待填写</w:t>
            </w:r>
          </w:p>
        </w:tc>
        <w:tc>
          <w:tcPr>
            <w:tcW w:type="dxa" w:w="1215"/>
          </w:tcPr>
          <w:p>
            <w:r>
              <w:rPr>
                <w:sz w:val="18"/>
              </w:rPr>
            </w:r>
          </w:p>
        </w:tc>
      </w:tr>
      <w:tr>
        <w:tc>
          <w:tcPr>
            <w:tcW w:type="dxa" w:w="1215"/>
          </w:tcPr>
          <w:p>
            <w:r>
              <w:rPr>
                <w:sz w:val="18"/>
              </w:rPr>
              <w:t>5</w:t>
            </w:r>
          </w:p>
        </w:tc>
        <w:tc>
          <w:tcPr>
            <w:tcW w:type="dxa" w:w="1215"/>
          </w:tcPr>
          <w:p>
            <w:r>
              <w:rPr>
                <w:sz w:val="18"/>
              </w:rPr>
              <w:t>电热转化单元</w:t>
            </w:r>
          </w:p>
        </w:tc>
        <w:tc>
          <w:tcPr>
            <w:tcW w:type="dxa" w:w="1215"/>
          </w:tcPr>
          <w:p>
            <w:r>
              <w:rPr>
                <w:sz w:val="18"/>
              </w:rPr>
              <w:t>电热泵、电制冷机</w:t>
            </w:r>
          </w:p>
        </w:tc>
        <w:tc>
          <w:tcPr>
            <w:tcW w:type="dxa" w:w="1215"/>
          </w:tcPr>
          <w:p>
            <w:r>
              <w:rPr>
                <w:sz w:val="18"/>
              </w:rPr>
              <w:t>电制热、电制冷</w:t>
            </w:r>
          </w:p>
        </w:tc>
        <w:tc>
          <w:tcPr>
            <w:tcW w:type="dxa" w:w="1215"/>
          </w:tcPr>
          <w:p>
            <w:r>
              <w:rPr>
                <w:sz w:val="18"/>
              </w:rPr>
              <w:t>待填写</w:t>
            </w:r>
          </w:p>
        </w:tc>
        <w:tc>
          <w:tcPr>
            <w:tcW w:type="dxa" w:w="1215"/>
          </w:tcPr>
          <w:p>
            <w:r>
              <w:rPr>
                <w:sz w:val="18"/>
              </w:rPr>
              <w:t>待填写</w:t>
            </w:r>
          </w:p>
        </w:tc>
        <w:tc>
          <w:tcPr>
            <w:tcW w:type="dxa" w:w="1215"/>
          </w:tcPr>
          <w:p>
            <w:r>
              <w:rPr>
                <w:sz w:val="18"/>
              </w:rPr>
            </w:r>
          </w:p>
        </w:tc>
      </w:tr>
      <w:tr>
        <w:tc>
          <w:tcPr>
            <w:tcW w:type="dxa" w:w="1215"/>
          </w:tcPr>
          <w:p>
            <w:r>
              <w:rPr>
                <w:sz w:val="18"/>
              </w:rPr>
              <w:t>6</w:t>
            </w:r>
          </w:p>
        </w:tc>
        <w:tc>
          <w:tcPr>
            <w:tcW w:type="dxa" w:w="1215"/>
          </w:tcPr>
          <w:p>
            <w:r>
              <w:rPr>
                <w:sz w:val="18"/>
              </w:rPr>
              <w:t>储能单元</w:t>
            </w:r>
          </w:p>
        </w:tc>
        <w:tc>
          <w:tcPr>
            <w:tcW w:type="dxa" w:w="1215"/>
          </w:tcPr>
          <w:p>
            <w:r>
              <w:rPr>
                <w:sz w:val="18"/>
              </w:rPr>
              <w:t>电储能、热储能、冷储能</w:t>
            </w:r>
          </w:p>
        </w:tc>
        <w:tc>
          <w:tcPr>
            <w:tcW w:type="dxa" w:w="1215"/>
          </w:tcPr>
          <w:p>
            <w:r>
              <w:rPr>
                <w:sz w:val="18"/>
              </w:rPr>
              <w:t>电/热/冷储能充放</w:t>
            </w:r>
          </w:p>
        </w:tc>
        <w:tc>
          <w:tcPr>
            <w:tcW w:type="dxa" w:w="1215"/>
          </w:tcPr>
          <w:p>
            <w:r>
              <w:rPr>
                <w:sz w:val="18"/>
              </w:rPr>
              <w:t>待填写</w:t>
            </w:r>
          </w:p>
        </w:tc>
        <w:tc>
          <w:tcPr>
            <w:tcW w:type="dxa" w:w="1215"/>
          </w:tcPr>
          <w:p>
            <w:r>
              <w:rPr>
                <w:sz w:val="18"/>
              </w:rPr>
              <w:t>待填写</w:t>
            </w:r>
          </w:p>
        </w:tc>
        <w:tc>
          <w:tcPr>
            <w:tcW w:type="dxa" w:w="1215"/>
          </w:tcPr>
          <w:p>
            <w:r>
              <w:rPr>
                <w:sz w:val="18"/>
              </w:rPr>
              <w:t>动态平衡支撑模块</w:t>
            </w:r>
          </w:p>
        </w:tc>
      </w:tr>
    </w:tbl>
    <w:p>
      <w:pPr>
        <w:pStyle w:val="3"/>
      </w:pPr>
      <w:r>
        <w:t>预期结果</w:t>
      </w:r>
    </w:p>
    <w:p>
      <w:pPr/>
      <w:r>
        <w:t>根据上述步骤，预期结果如下：</w:t>
      </w:r>
    </w:p>
    <w:p>
      <w:pPr/>
      <w:r>
        <w:t>1、多能转化单元模块库中可统计的多能转化类型不少于5种。</w:t>
      </w:r>
    </w:p>
    <w:p>
      <w:pPr/>
      <w:r>
        <w:t>2、每种纳入统计的多能转化类型均有相匹配的单元模块，且能够说明输入数据、输出数据和关键参数。</w:t>
      </w:r>
    </w:p>
    <w:p>
      <w:pPr/>
      <w:r>
        <w:t>3、动力发电单元能够实现气制电和气制热；余热利用单元能够实现热制冷；风力发电单元能够实现风转电；光伏发电单元能够实现光转电；电热转化单元能够实现电制热和电制冷。</w:t>
      </w:r>
    </w:p>
    <w:p>
      <w:pPr/>
      <w:r>
        <w:t>4、核心单元模块能够依据样例输入数据完成公式计算或结果检查，输出结果与计算方式一致。</w:t>
      </w:r>
    </w:p>
    <w:p>
      <w:pPr/>
      <w:r>
        <w:t>5、储能单元能够完成单元级输入输出和状态方程检查，作为系统动态平衡支撑模块的测试材料。</w:t>
      </w:r>
    </w:p>
    <w:p>
      <w:pPr/>
      <w:r>
        <w:t>6、已有案例中已使用的主要设备能够与单元模块库中的设备定义形成对应关系，并可形成模块匹配记录；如测试环境具备运行条件，可同时形成模块调用日志或案例输出结果。</w:t>
      </w:r>
    </w:p>
    <w:p>
      <w:pPr/>
      <w:r>
        <w:t>7、测试过程能够形成可复核的记录，包括单元模块清单、多能转化类型统计结果、输入输出说明、样例计算结果、已有案例匹配结果和测试结论。</w:t>
      </w:r>
    </w:p>
    <w:p>
      <w:pPr>
        <w:pStyle w:val="3"/>
      </w:pPr>
      <w:r>
        <w:t>判定准则</w:t>
      </w:r>
    </w:p>
    <w:p>
      <w:pPr/>
      <w:r>
        <w:t>满足以下条件时，本测试项判定为通过：</w:t>
      </w:r>
    </w:p>
    <w:p>
      <w:pPr/>
      <w:r>
        <w:t>1、多能转化类型数量不少于5种。</w:t>
      </w:r>
    </w:p>
    <w:p>
      <w:pPr/>
      <w:r>
        <w:t>2、每种纳入统计的多能转化类型至少有一个相匹配的单元模块。</w:t>
      </w:r>
    </w:p>
    <w:p>
      <w:pPr/>
      <w:r>
        <w:t>3、核心单元模块的输入数据、输出数据和能量转换公式清晰，能够按样例数据完成计算或结果检查。</w:t>
      </w:r>
    </w:p>
    <w:p>
      <w:pPr/>
      <w:r>
        <w:t>4、已有案例中已使用的主要设备能够与单元模块库中的设备定义对应。</w:t>
      </w:r>
    </w:p>
    <w:p>
      <w:pPr/>
      <w:r>
        <w:t>5、测试记录完整，能够支撑第三方复核。</w:t>
      </w:r>
    </w:p>
    <w:p>
      <w:pPr/>
      <w:r>
        <w:t>出现以下任一情况时，本测试项判定为不通过：</w:t>
      </w:r>
    </w:p>
    <w:p>
      <w:pPr/>
      <w:r>
        <w:t>1、多能转化类型数量少于5种。</w:t>
      </w:r>
    </w:p>
    <w:p>
      <w:pPr/>
      <w:r>
        <w:t>2、统计的多能转化类型没有对应的单元模块。</w:t>
      </w:r>
    </w:p>
    <w:p>
      <w:pPr/>
      <w:r>
        <w:t>3、核心单元模块缺少必要输入输出说明，导致测试人员无法执行单元级测试。</w:t>
      </w:r>
    </w:p>
    <w:p>
      <w:pPr/>
      <w:r>
        <w:t>4、样例输入数据无法得到对应输出结果，且不能说明原因。</w:t>
      </w:r>
    </w:p>
    <w:p>
      <w:pPr/>
      <w:r>
        <w:t>5、已有案例中已使用的主要设备无法与单元模块库中的设备定义形成对应关系。</w:t>
      </w:r>
    </w:p>
    <w:p>
      <w:pPr/>
      <w:r>
        <w:t>6、测试记录缺失，无法证明多能转化模型和单元模块库已完成审查或测试。</w:t>
      </w:r>
    </w:p>
    <w:p>
      <w:pPr/>
      <w:r>
        <w:t>对于氢能、地源热泵、光热集热器、余热锅炉等当前第一版主流程未接入的设备，不纳入本测试内容的通过判定。对于默认参数补齐、异常配置识别、场景迁移适配等接口能力，可作为后续软件工具包测试或整改建议记录，不作为本测试内容的通过必要条件。</w:t>
      </w:r>
    </w:p>
    <w:p w14:paraId="7E4E2183" w14:textId="77777777" w:rsidR="004D00D9" w:rsidRDefault="00000000">
      <w:pPr>
        <w:pStyle w:val="2"/>
        <w:rPr>
          <w:rFonts w:hint="eastAsia"/>
        </w:rPr>
      </w:pPr>
      <w:bookmarkStart w:id="1095" w:name="_Toc227749364"/>
      <w:r>
        <w:rPr>
          <w:rFonts w:hint="eastAsia"/>
        </w:rPr>
        <w:t>测试内容2：指标</w:t>
      </w:r>
      <w:r>
        <w:t>2</w:t>
      </w:r>
      <w:r>
        <w:rPr>
          <w:rFonts w:hint="eastAsia"/>
        </w:rPr>
        <w:t xml:space="preserve"> </w:t>
      </w:r>
      <w:bookmarkStart w:id="1096" w:name="_Hlk227574344"/>
      <w:bookmarkStart w:id="1097" w:name="OLE_LINK16"/>
      <w:r>
        <w:rPr>
          <w:rFonts w:hint="eastAsia"/>
        </w:rPr>
        <w:t>融合电</w:t>
      </w:r>
      <w:r>
        <w:t>/热/燃料多能转化与动态平衡的综合优化</w:t>
      </w:r>
      <w:r>
        <w:rPr>
          <w:rFonts w:hint="eastAsia"/>
        </w:rPr>
        <w:t>设计软件工具包</w:t>
      </w:r>
      <w:bookmarkEnd w:id="1095"/>
      <w:bookmarkEnd w:id="1096"/>
    </w:p>
    <w:p w14:paraId="7E4E2184" w14:textId="77777777" w:rsidR="004D00D9" w:rsidRDefault="00000000">
      <w:pPr>
        <w:pStyle w:val="3"/>
      </w:pPr>
      <w:bookmarkStart w:id="1098" w:name="_Toc227749365"/>
      <w:bookmarkEnd w:id="1097"/>
      <w:r>
        <w:t>测试原理</w:t>
      </w:r>
      <w:bookmarkEnd w:id="1098"/>
    </w:p>
    <w:p w14:paraId="7E4E2185" w14:textId="77777777" w:rsidR="004D00D9" w:rsidRDefault="00000000">
      <w:r>
        <w:rPr>
          <w:rFonts w:hint="eastAsia"/>
        </w:rPr>
        <w:t>该指标包含两个分项指标，其中动态平衡分辨率指的是优化设计阶段底层运行管理仿真的时域间隔，在测试时，通过输入满足要求的源荷仿真数据（电、热、燃料三类仿真数据中至少有一类数据的时间分辨率不大于</w:t>
      </w:r>
      <w:r>
        <w:rPr>
          <w:rFonts w:hint="eastAsia"/>
        </w:rPr>
        <w:t>30</w:t>
      </w:r>
      <w:r>
        <w:rPr>
          <w:rFonts w:hint="eastAsia"/>
        </w:rPr>
        <w:t>分钟），判断软件工具包是否可以不间断运行直至最终输出优化设计结果。性能指标体系、算法模块属于功能性指标，在测试时，一方面通过审查软件工具包源代码、融合多能转化与动态平衡的系统综合优化设计软件工具包设计说明书，确认是否覆盖指标约定的性能指标体系和算法模块；另一方面，通过运行软件工具包，判断是否可以根据选定的性能指标，可靠输出与之匹配且不违反约束的容量优化设计结果。</w:t>
      </w:r>
    </w:p>
    <w:p w14:paraId="7E4E2186" w14:textId="77777777" w:rsidR="004D00D9" w:rsidRDefault="00000000">
      <w:pPr>
        <w:pStyle w:val="3"/>
      </w:pPr>
      <w:bookmarkStart w:id="1099" w:name="_Toc227749366"/>
      <w:r>
        <w:rPr>
          <w:rFonts w:hint="eastAsia"/>
        </w:rPr>
        <w:t>测试步骤</w:t>
      </w:r>
      <w:bookmarkEnd w:id="1099"/>
    </w:p>
    <w:p w14:paraId="7E4E2187" w14:textId="77777777" w:rsidR="004D00D9" w:rsidRDefault="00000000">
      <w:r>
        <w:rPr>
          <w:rFonts w:hint="eastAsia"/>
        </w:rPr>
        <w:t>融合电</w:t>
      </w:r>
      <w:r>
        <w:rPr>
          <w:rFonts w:hint="eastAsia"/>
        </w:rPr>
        <w:t>/</w:t>
      </w:r>
      <w:r>
        <w:rPr>
          <w:rFonts w:hint="eastAsia"/>
        </w:rPr>
        <w:t>热</w:t>
      </w:r>
      <w:r>
        <w:rPr>
          <w:rFonts w:hint="eastAsia"/>
        </w:rPr>
        <w:t>/</w:t>
      </w:r>
      <w:r>
        <w:rPr>
          <w:rFonts w:hint="eastAsia"/>
        </w:rPr>
        <w:t>燃料多能转化与动态平衡的综合优化设计软件工具包测试按下列步骤进行：</w:t>
      </w:r>
    </w:p>
    <w:p w14:paraId="7E4E2188" w14:textId="77777777" w:rsidR="004D00D9" w:rsidRDefault="00000000">
      <w:r>
        <w:rPr>
          <w:rFonts w:hint="eastAsia"/>
        </w:rPr>
        <w:lastRenderedPageBreak/>
        <w:t>1</w:t>
      </w:r>
      <w:r>
        <w:rPr>
          <w:rFonts w:hint="eastAsia"/>
        </w:rPr>
        <w:t>、性能指标体系、算法模块审查：打开软件工具包源代码、融合多能转化与动态平衡的系统综合优化设计软件工具包设计说明书，核验是否从安全、能效、经济、碳排等维度定义了性能指标，并提供了量化计算方法；是否提供了约束处理、多目标决策等算法模块。</w:t>
      </w:r>
    </w:p>
    <w:p w14:paraId="7E4E2189" w14:textId="77777777" w:rsidR="004D00D9" w:rsidRDefault="00000000">
      <w:pPr>
        <w:ind w:firstLineChars="0"/>
      </w:pPr>
      <w:r>
        <w:rPr>
          <w:rFonts w:hint="eastAsia"/>
        </w:rPr>
        <w:t>2</w:t>
      </w:r>
      <w:r>
        <w:rPr>
          <w:rFonts w:hint="eastAsia"/>
        </w:rPr>
        <w:t>、动态平衡时间分辨率支撑能力与性能指标体系、算法模块有效性测试：首先在软件工具包中从安全、能效、经济、碳排等维度选择单个或多个优化设计目标，然后随机导入某一综合能源系统基本配置文件和相应的源荷仿真数据（其中电、热、燃料三类仿真数据中至少有一类数据的时间分辨率不大于</w:t>
      </w:r>
      <w:r>
        <w:rPr>
          <w:rFonts w:hint="eastAsia"/>
        </w:rPr>
        <w:t>30</w:t>
      </w:r>
      <w:r>
        <w:rPr>
          <w:rFonts w:hint="eastAsia"/>
        </w:rPr>
        <w:t>分钟），启动系统容量配置优化与底层运行管理策略，检测软件工具包是否可以不间断运行直至最终输出与选定的性能指标相匹配且不违反容量上下限约束的优化设计结果；将上述过程独立重复</w:t>
      </w:r>
      <w:r>
        <w:rPr>
          <w:rFonts w:hint="eastAsia"/>
        </w:rPr>
        <w:t>3</w:t>
      </w:r>
      <w:r>
        <w:rPr>
          <w:rFonts w:hint="eastAsia"/>
        </w:rPr>
        <w:t>次，以验证软件工具包对动态平衡时间分辨率的稳定支撑能力与性能指标体系、算法模块有效性。</w:t>
      </w:r>
    </w:p>
    <w:p w14:paraId="7E4E218A" w14:textId="77777777" w:rsidR="004D00D9" w:rsidRDefault="00000000">
      <w:pPr>
        <w:pStyle w:val="3"/>
      </w:pPr>
      <w:bookmarkStart w:id="1100" w:name="_Toc227749367"/>
      <w:r>
        <w:rPr>
          <w:rFonts w:hint="eastAsia"/>
        </w:rPr>
        <w:t>预期结果</w:t>
      </w:r>
      <w:bookmarkEnd w:id="1100"/>
    </w:p>
    <w:p w14:paraId="7E4E218B" w14:textId="77777777" w:rsidR="004D00D9" w:rsidRDefault="00000000">
      <w:r>
        <w:rPr>
          <w:rFonts w:hint="eastAsia"/>
        </w:rPr>
        <w:t>根据上述步骤，预期软件工具包涵盖安全、能效、经济、碳排等维度的性能指标体系，以及约束处理、多目标决策等算法模块；在</w:t>
      </w:r>
      <w:r>
        <w:rPr>
          <w:rFonts w:hint="eastAsia"/>
        </w:rPr>
        <w:t>3</w:t>
      </w:r>
      <w:r>
        <w:rPr>
          <w:rFonts w:hint="eastAsia"/>
        </w:rPr>
        <w:t>次独立重复测试中，软件工具包均可以不间断运行，并输出与选定的性能指标相匹配且不违反约束的容量优化设计结果。</w:t>
      </w:r>
    </w:p>
    <w:p w14:paraId="7E4E218C" w14:textId="77777777" w:rsidR="004D00D9" w:rsidRDefault="00000000">
      <w:pPr>
        <w:pStyle w:val="3"/>
      </w:pPr>
      <w:bookmarkStart w:id="1101" w:name="_Toc227749368"/>
      <w:r>
        <w:rPr>
          <w:rFonts w:hint="eastAsia"/>
        </w:rPr>
        <w:t>判定准则</w:t>
      </w:r>
      <w:bookmarkEnd w:id="1101"/>
    </w:p>
    <w:p w14:paraId="7E4E218D" w14:textId="77777777" w:rsidR="004D00D9" w:rsidRDefault="00000000">
      <w:r>
        <w:rPr>
          <w:rFonts w:hint="eastAsia"/>
        </w:rPr>
        <w:t>与预期结果一致，则该测试项的结论为通过。</w:t>
      </w:r>
    </w:p>
    <w:p w14:paraId="7E4E218E" w14:textId="77777777" w:rsidR="004D00D9" w:rsidRDefault="00000000">
      <w:pPr>
        <w:pStyle w:val="1"/>
        <w:rPr>
          <w:rFonts w:hint="eastAsia"/>
        </w:rPr>
      </w:pPr>
      <w:bookmarkStart w:id="1102" w:name="_Toc227749369"/>
      <w:r>
        <w:rPr>
          <w:rFonts w:hint="eastAsia"/>
        </w:rPr>
        <w:t>通过准则及缺陷定义</w:t>
      </w:r>
      <w:bookmarkEnd w:id="1102"/>
    </w:p>
    <w:p w14:paraId="7E4E218F" w14:textId="77777777" w:rsidR="004D00D9" w:rsidRDefault="00000000">
      <w:pPr>
        <w:pStyle w:val="2"/>
        <w:rPr>
          <w:rFonts w:hint="eastAsia"/>
        </w:rPr>
      </w:pPr>
      <w:bookmarkStart w:id="1103" w:name="_Toc227749370"/>
      <w:r>
        <w:rPr>
          <w:rFonts w:hint="eastAsia"/>
        </w:rPr>
        <w:t>通过准测</w:t>
      </w:r>
      <w:bookmarkEnd w:id="1103"/>
    </w:p>
    <w:p w14:paraId="7E4E2190" w14:textId="77777777" w:rsidR="004D00D9" w:rsidRDefault="00000000">
      <w:r>
        <w:rPr>
          <w:rFonts w:hint="eastAsia"/>
        </w:rPr>
        <w:t>本测试方案对课题成果的测试结论判定如下表所示。</w:t>
      </w:r>
    </w:p>
    <w:p w14:paraId="7E4E2191" w14:textId="77777777" w:rsidR="004D00D9" w:rsidRDefault="00000000">
      <w:pPr>
        <w:pStyle w:val="a3"/>
      </w:pPr>
      <w:r>
        <w:rPr>
          <w:rFonts w:hint="eastAsia"/>
        </w:rPr>
        <w:t>表</w:t>
      </w:r>
      <w:r>
        <w:rPr>
          <w:rFonts w:hint="eastAsia"/>
        </w:rPr>
        <w:t xml:space="preserve">6-1 </w:t>
      </w:r>
      <w:r>
        <w:t xml:space="preserve"> </w:t>
      </w:r>
      <w:r>
        <w:rPr>
          <w:rFonts w:hint="eastAsia"/>
        </w:rPr>
        <w:t>课题测试结论判定表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1974"/>
        <w:gridCol w:w="3319"/>
        <w:gridCol w:w="2266"/>
      </w:tblGrid>
      <w:tr w:rsidR="004D00D9" w14:paraId="7E4E2196" w14:textId="77777777">
        <w:trPr>
          <w:cantSplit/>
          <w:trHeight w:val="567"/>
          <w:tblHeader/>
          <w:jc w:val="center"/>
        </w:trPr>
        <w:tc>
          <w:tcPr>
            <w:tcW w:w="737" w:type="dxa"/>
            <w:tcBorders>
              <w:top w:val="single" w:sz="4" w:space="0" w:color="auto"/>
              <w:left w:val="single" w:sz="4" w:space="0" w:color="auto"/>
              <w:bottom w:val="single" w:sz="4" w:space="0" w:color="auto"/>
              <w:right w:val="single" w:sz="4" w:space="0" w:color="auto"/>
            </w:tcBorders>
            <w:vAlign w:val="center"/>
          </w:tcPr>
          <w:p w14:paraId="7E4E2192" w14:textId="77777777" w:rsidR="004D00D9" w:rsidRDefault="00000000">
            <w:pPr>
              <w:pStyle w:val="af9"/>
              <w:rPr>
                <w:b/>
                <w:bCs/>
              </w:rPr>
            </w:pPr>
            <w:r>
              <w:rPr>
                <w:b/>
                <w:bCs/>
              </w:rPr>
              <w:lastRenderedPageBreak/>
              <w:t>序号</w:t>
            </w:r>
          </w:p>
        </w:tc>
        <w:tc>
          <w:tcPr>
            <w:tcW w:w="1974" w:type="dxa"/>
            <w:tcBorders>
              <w:top w:val="single" w:sz="4" w:space="0" w:color="auto"/>
              <w:left w:val="single" w:sz="4" w:space="0" w:color="auto"/>
              <w:bottom w:val="single" w:sz="4" w:space="0" w:color="auto"/>
              <w:right w:val="single" w:sz="4" w:space="0" w:color="auto"/>
            </w:tcBorders>
            <w:vAlign w:val="center"/>
          </w:tcPr>
          <w:p w14:paraId="7E4E2193" w14:textId="77777777" w:rsidR="004D00D9" w:rsidRDefault="00000000">
            <w:pPr>
              <w:pStyle w:val="af9"/>
              <w:rPr>
                <w:b/>
                <w:bCs/>
              </w:rPr>
            </w:pPr>
            <w:r>
              <w:rPr>
                <w:b/>
                <w:bCs/>
              </w:rPr>
              <w:t>测试内容</w:t>
            </w:r>
          </w:p>
        </w:tc>
        <w:tc>
          <w:tcPr>
            <w:tcW w:w="3319" w:type="dxa"/>
            <w:tcBorders>
              <w:top w:val="single" w:sz="4" w:space="0" w:color="auto"/>
              <w:left w:val="single" w:sz="4" w:space="0" w:color="auto"/>
              <w:bottom w:val="single" w:sz="4" w:space="0" w:color="auto"/>
              <w:right w:val="single" w:sz="4" w:space="0" w:color="auto"/>
            </w:tcBorders>
            <w:vAlign w:val="center"/>
          </w:tcPr>
          <w:p w14:paraId="7E4E2194" w14:textId="77777777" w:rsidR="004D00D9" w:rsidRDefault="00000000">
            <w:pPr>
              <w:pStyle w:val="af9"/>
              <w:rPr>
                <w:b/>
                <w:bCs/>
              </w:rPr>
            </w:pPr>
            <w:r>
              <w:rPr>
                <w:rFonts w:hint="eastAsia"/>
                <w:b/>
                <w:bCs/>
              </w:rPr>
              <w:t>判定</w:t>
            </w:r>
            <w:r>
              <w:rPr>
                <w:b/>
                <w:bCs/>
              </w:rPr>
              <w:t>准则</w:t>
            </w:r>
          </w:p>
        </w:tc>
        <w:tc>
          <w:tcPr>
            <w:tcW w:w="2266" w:type="dxa"/>
            <w:tcBorders>
              <w:top w:val="single" w:sz="4" w:space="0" w:color="auto"/>
              <w:left w:val="single" w:sz="4" w:space="0" w:color="auto"/>
              <w:bottom w:val="single" w:sz="4" w:space="0" w:color="auto"/>
              <w:right w:val="single" w:sz="4" w:space="0" w:color="auto"/>
            </w:tcBorders>
            <w:vAlign w:val="center"/>
          </w:tcPr>
          <w:p w14:paraId="7E4E2195" w14:textId="77777777" w:rsidR="004D00D9" w:rsidRDefault="00000000">
            <w:pPr>
              <w:pStyle w:val="af9"/>
              <w:rPr>
                <w:b/>
                <w:bCs/>
              </w:rPr>
            </w:pPr>
            <w:r>
              <w:rPr>
                <w:rFonts w:hint="eastAsia"/>
                <w:b/>
                <w:bCs/>
              </w:rPr>
              <w:t>测试结论</w:t>
            </w:r>
          </w:p>
        </w:tc>
      </w:tr>
      <w:tr w:rsidR="004D00D9" w14:paraId="7E4E219B" w14:textId="77777777">
        <w:trPr>
          <w:trHeight w:val="454"/>
          <w:jc w:val="center"/>
        </w:trPr>
        <w:tc>
          <w:tcPr>
            <w:tcW w:w="737" w:type="dxa"/>
            <w:tcBorders>
              <w:top w:val="single" w:sz="4" w:space="0" w:color="auto"/>
              <w:left w:val="single" w:sz="4" w:space="0" w:color="auto"/>
              <w:bottom w:val="single" w:sz="4" w:space="0" w:color="auto"/>
              <w:right w:val="single" w:sz="4" w:space="0" w:color="auto"/>
            </w:tcBorders>
            <w:vAlign w:val="center"/>
          </w:tcPr>
          <w:p w14:paraId="7E4E2197" w14:textId="77777777" w:rsidR="004D00D9" w:rsidRDefault="00000000">
            <w:pPr>
              <w:pStyle w:val="af9"/>
              <w:rPr>
                <w:szCs w:val="21"/>
              </w:rPr>
            </w:pPr>
            <w:r>
              <w:rPr>
                <w:szCs w:val="21"/>
              </w:rPr>
              <w:t>1</w:t>
            </w:r>
          </w:p>
        </w:tc>
        <w:tc>
          <w:tcPr>
            <w:tcW w:w="1974" w:type="dxa"/>
            <w:tcBorders>
              <w:top w:val="single" w:sz="4" w:space="0" w:color="auto"/>
              <w:left w:val="single" w:sz="4" w:space="0" w:color="auto"/>
              <w:bottom w:val="single" w:sz="4" w:space="0" w:color="auto"/>
              <w:right w:val="single" w:sz="4" w:space="0" w:color="auto"/>
            </w:tcBorders>
            <w:vAlign w:val="center"/>
          </w:tcPr>
          <w:p w14:paraId="7E4E2198" w14:textId="77777777" w:rsidR="004D00D9" w:rsidRDefault="00000000">
            <w:pPr>
              <w:pStyle w:val="af9"/>
              <w:rPr>
                <w:szCs w:val="21"/>
              </w:rPr>
            </w:pPr>
            <w:r>
              <w:rPr>
                <w:szCs w:val="21"/>
              </w:rPr>
              <w:t>全部技术指标</w:t>
            </w:r>
          </w:p>
        </w:tc>
        <w:tc>
          <w:tcPr>
            <w:tcW w:w="3319" w:type="dxa"/>
            <w:tcBorders>
              <w:top w:val="single" w:sz="4" w:space="0" w:color="auto"/>
              <w:left w:val="single" w:sz="4" w:space="0" w:color="auto"/>
              <w:bottom w:val="single" w:sz="4" w:space="0" w:color="auto"/>
              <w:right w:val="single" w:sz="4" w:space="0" w:color="auto"/>
            </w:tcBorders>
            <w:vAlign w:val="center"/>
          </w:tcPr>
          <w:p w14:paraId="7E4E2199" w14:textId="77777777" w:rsidR="004D00D9" w:rsidRDefault="00000000">
            <w:pPr>
              <w:pStyle w:val="af9"/>
              <w:rPr>
                <w:szCs w:val="21"/>
              </w:rPr>
            </w:pPr>
            <w:r>
              <w:rPr>
                <w:szCs w:val="21"/>
              </w:rPr>
              <w:t>满足课题</w:t>
            </w:r>
            <w:r>
              <w:rPr>
                <w:rFonts w:hint="eastAsia"/>
                <w:szCs w:val="21"/>
              </w:rPr>
              <w:t>所有</w:t>
            </w:r>
            <w:r>
              <w:rPr>
                <w:szCs w:val="21"/>
              </w:rPr>
              <w:t>技术指标</w:t>
            </w:r>
          </w:p>
        </w:tc>
        <w:tc>
          <w:tcPr>
            <w:tcW w:w="2266" w:type="dxa"/>
            <w:tcBorders>
              <w:top w:val="single" w:sz="4" w:space="0" w:color="auto"/>
              <w:left w:val="single" w:sz="4" w:space="0" w:color="auto"/>
              <w:bottom w:val="single" w:sz="4" w:space="0" w:color="auto"/>
              <w:right w:val="single" w:sz="4" w:space="0" w:color="auto"/>
            </w:tcBorders>
            <w:vAlign w:val="center"/>
          </w:tcPr>
          <w:p w14:paraId="7E4E219A" w14:textId="77777777" w:rsidR="004D00D9" w:rsidRDefault="00000000">
            <w:pPr>
              <w:pStyle w:val="af9"/>
              <w:rPr>
                <w:szCs w:val="21"/>
              </w:rPr>
            </w:pPr>
            <w:r>
              <w:rPr>
                <w:szCs w:val="21"/>
              </w:rPr>
              <w:t>通过</w:t>
            </w:r>
          </w:p>
        </w:tc>
      </w:tr>
      <w:tr w:rsidR="004D00D9" w14:paraId="7E4E21A0" w14:textId="77777777">
        <w:trPr>
          <w:trHeight w:val="454"/>
          <w:jc w:val="center"/>
        </w:trPr>
        <w:tc>
          <w:tcPr>
            <w:tcW w:w="737" w:type="dxa"/>
            <w:tcBorders>
              <w:top w:val="single" w:sz="4" w:space="0" w:color="auto"/>
              <w:left w:val="single" w:sz="4" w:space="0" w:color="auto"/>
              <w:bottom w:val="single" w:sz="4" w:space="0" w:color="auto"/>
              <w:right w:val="single" w:sz="4" w:space="0" w:color="auto"/>
            </w:tcBorders>
            <w:vAlign w:val="center"/>
          </w:tcPr>
          <w:p w14:paraId="7E4E219C" w14:textId="77777777" w:rsidR="004D00D9" w:rsidRDefault="00000000">
            <w:pPr>
              <w:pStyle w:val="af9"/>
              <w:rPr>
                <w:szCs w:val="21"/>
              </w:rPr>
            </w:pPr>
            <w:r>
              <w:rPr>
                <w:szCs w:val="21"/>
              </w:rPr>
              <w:t>2</w:t>
            </w:r>
          </w:p>
        </w:tc>
        <w:tc>
          <w:tcPr>
            <w:tcW w:w="1974" w:type="dxa"/>
            <w:tcBorders>
              <w:top w:val="single" w:sz="4" w:space="0" w:color="auto"/>
              <w:left w:val="single" w:sz="4" w:space="0" w:color="auto"/>
              <w:bottom w:val="single" w:sz="4" w:space="0" w:color="auto"/>
              <w:right w:val="single" w:sz="4" w:space="0" w:color="auto"/>
            </w:tcBorders>
            <w:vAlign w:val="center"/>
          </w:tcPr>
          <w:p w14:paraId="7E4E219D" w14:textId="77777777" w:rsidR="004D00D9" w:rsidRDefault="00000000">
            <w:pPr>
              <w:pStyle w:val="af9"/>
              <w:rPr>
                <w:szCs w:val="21"/>
              </w:rPr>
            </w:pPr>
            <w:r>
              <w:rPr>
                <w:szCs w:val="21"/>
              </w:rPr>
              <w:t>部分技术指标未实现</w:t>
            </w:r>
          </w:p>
        </w:tc>
        <w:tc>
          <w:tcPr>
            <w:tcW w:w="3319" w:type="dxa"/>
            <w:tcBorders>
              <w:top w:val="single" w:sz="4" w:space="0" w:color="auto"/>
              <w:left w:val="single" w:sz="4" w:space="0" w:color="auto"/>
              <w:bottom w:val="single" w:sz="4" w:space="0" w:color="auto"/>
              <w:right w:val="single" w:sz="4" w:space="0" w:color="auto"/>
            </w:tcBorders>
            <w:vAlign w:val="center"/>
          </w:tcPr>
          <w:p w14:paraId="7E4E219E" w14:textId="77777777" w:rsidR="004D00D9" w:rsidRDefault="00000000">
            <w:pPr>
              <w:pStyle w:val="af9"/>
              <w:rPr>
                <w:szCs w:val="21"/>
              </w:rPr>
            </w:pPr>
            <w:r>
              <w:rPr>
                <w:szCs w:val="21"/>
              </w:rPr>
              <w:t>部分指标没有实现课题技术指标的要求</w:t>
            </w:r>
          </w:p>
        </w:tc>
        <w:tc>
          <w:tcPr>
            <w:tcW w:w="2266" w:type="dxa"/>
            <w:tcBorders>
              <w:top w:val="single" w:sz="4" w:space="0" w:color="auto"/>
              <w:left w:val="single" w:sz="4" w:space="0" w:color="auto"/>
              <w:bottom w:val="single" w:sz="4" w:space="0" w:color="auto"/>
              <w:right w:val="single" w:sz="4" w:space="0" w:color="auto"/>
            </w:tcBorders>
            <w:vAlign w:val="center"/>
          </w:tcPr>
          <w:p w14:paraId="7E4E219F" w14:textId="77777777" w:rsidR="004D00D9" w:rsidRDefault="00000000">
            <w:pPr>
              <w:pStyle w:val="af9"/>
              <w:rPr>
                <w:szCs w:val="21"/>
              </w:rPr>
            </w:pPr>
            <w:r>
              <w:rPr>
                <w:szCs w:val="21"/>
              </w:rPr>
              <w:t>不通过</w:t>
            </w:r>
          </w:p>
        </w:tc>
      </w:tr>
      <w:tr w:rsidR="004D00D9" w14:paraId="7E4E21A5" w14:textId="77777777">
        <w:trPr>
          <w:trHeight w:val="454"/>
          <w:jc w:val="center"/>
        </w:trPr>
        <w:tc>
          <w:tcPr>
            <w:tcW w:w="737" w:type="dxa"/>
            <w:tcBorders>
              <w:top w:val="single" w:sz="4" w:space="0" w:color="auto"/>
              <w:left w:val="single" w:sz="4" w:space="0" w:color="auto"/>
              <w:bottom w:val="single" w:sz="4" w:space="0" w:color="auto"/>
              <w:right w:val="single" w:sz="4" w:space="0" w:color="auto"/>
            </w:tcBorders>
            <w:vAlign w:val="center"/>
          </w:tcPr>
          <w:p w14:paraId="7E4E21A1" w14:textId="77777777" w:rsidR="004D00D9" w:rsidRDefault="00000000">
            <w:pPr>
              <w:pStyle w:val="af9"/>
              <w:rPr>
                <w:szCs w:val="21"/>
              </w:rPr>
            </w:pPr>
            <w:r>
              <w:rPr>
                <w:szCs w:val="21"/>
              </w:rPr>
              <w:t>3</w:t>
            </w:r>
          </w:p>
        </w:tc>
        <w:tc>
          <w:tcPr>
            <w:tcW w:w="1974" w:type="dxa"/>
            <w:tcBorders>
              <w:top w:val="single" w:sz="4" w:space="0" w:color="auto"/>
              <w:left w:val="single" w:sz="4" w:space="0" w:color="auto"/>
              <w:bottom w:val="single" w:sz="4" w:space="0" w:color="auto"/>
              <w:right w:val="single" w:sz="4" w:space="0" w:color="auto"/>
            </w:tcBorders>
            <w:vAlign w:val="center"/>
          </w:tcPr>
          <w:p w14:paraId="7E4E21A2" w14:textId="77777777" w:rsidR="004D00D9" w:rsidRDefault="00000000">
            <w:pPr>
              <w:pStyle w:val="af9"/>
              <w:rPr>
                <w:szCs w:val="21"/>
              </w:rPr>
            </w:pPr>
            <w:r>
              <w:rPr>
                <w:szCs w:val="21"/>
              </w:rPr>
              <w:t>部分技术指标实现，有修改测试依据说明</w:t>
            </w:r>
          </w:p>
        </w:tc>
        <w:tc>
          <w:tcPr>
            <w:tcW w:w="3319" w:type="dxa"/>
            <w:tcBorders>
              <w:top w:val="single" w:sz="4" w:space="0" w:color="auto"/>
              <w:left w:val="single" w:sz="4" w:space="0" w:color="auto"/>
              <w:bottom w:val="single" w:sz="4" w:space="0" w:color="auto"/>
              <w:right w:val="single" w:sz="4" w:space="0" w:color="auto"/>
            </w:tcBorders>
            <w:vAlign w:val="center"/>
          </w:tcPr>
          <w:p w14:paraId="7E4E21A3" w14:textId="77777777" w:rsidR="004D00D9" w:rsidRDefault="00000000">
            <w:pPr>
              <w:pStyle w:val="af9"/>
              <w:rPr>
                <w:szCs w:val="21"/>
              </w:rPr>
            </w:pPr>
            <w:r>
              <w:rPr>
                <w:szCs w:val="21"/>
              </w:rPr>
              <w:t>如果实现了部分课题技术指标，没实现部分技术指标有修改测试依据说明</w:t>
            </w:r>
          </w:p>
        </w:tc>
        <w:tc>
          <w:tcPr>
            <w:tcW w:w="2266" w:type="dxa"/>
            <w:tcBorders>
              <w:top w:val="single" w:sz="4" w:space="0" w:color="auto"/>
              <w:left w:val="single" w:sz="4" w:space="0" w:color="auto"/>
              <w:bottom w:val="single" w:sz="4" w:space="0" w:color="auto"/>
              <w:right w:val="single" w:sz="4" w:space="0" w:color="auto"/>
            </w:tcBorders>
            <w:vAlign w:val="center"/>
          </w:tcPr>
          <w:p w14:paraId="7E4E21A4" w14:textId="77777777" w:rsidR="004D00D9" w:rsidRDefault="00000000">
            <w:pPr>
              <w:pStyle w:val="af9"/>
              <w:rPr>
                <w:szCs w:val="21"/>
              </w:rPr>
            </w:pPr>
            <w:r>
              <w:rPr>
                <w:szCs w:val="21"/>
              </w:rPr>
              <w:t>报告不给课题</w:t>
            </w:r>
            <w:r>
              <w:rPr>
                <w:rFonts w:hint="eastAsia"/>
                <w:szCs w:val="21"/>
              </w:rPr>
              <w:t>中期</w:t>
            </w:r>
            <w:r>
              <w:rPr>
                <w:szCs w:val="21"/>
              </w:rPr>
              <w:t>测试通过结论，只针对所测试通过的技术指标进行总结</w:t>
            </w:r>
          </w:p>
        </w:tc>
      </w:tr>
    </w:tbl>
    <w:p w14:paraId="7E4E21A6" w14:textId="77777777" w:rsidR="004D00D9" w:rsidRDefault="00000000">
      <w:pPr>
        <w:pStyle w:val="2"/>
        <w:rPr>
          <w:rFonts w:hint="eastAsia"/>
        </w:rPr>
      </w:pPr>
      <w:bookmarkStart w:id="1104" w:name="_Toc227749371"/>
      <w:r>
        <w:rPr>
          <w:rFonts w:hint="eastAsia"/>
        </w:rPr>
        <w:t>符合性评价</w:t>
      </w:r>
      <w:bookmarkEnd w:id="1104"/>
    </w:p>
    <w:p w14:paraId="7E4E21A7" w14:textId="77777777" w:rsidR="004D00D9" w:rsidRDefault="00000000">
      <w:bookmarkStart w:id="1105" w:name="_Toc291696669"/>
      <w:bookmarkStart w:id="1106" w:name="_Toc480535944"/>
      <w:bookmarkEnd w:id="1075"/>
      <w:r>
        <w:rPr>
          <w:rFonts w:hint="eastAsia"/>
        </w:rPr>
        <w:t>通过实施符合性评价，以确定测试指标与任务书验收考核指标要求的符合性。对于测试过程发现存在的问题，按严重等级进行三级划分，包括严重问题、一般问题、建议问题。有关问题严重等级的分类标准和修改要求如表</w:t>
      </w:r>
      <w:r>
        <w:rPr>
          <w:rFonts w:hint="eastAsia"/>
        </w:rPr>
        <w:t>6-2</w:t>
      </w:r>
      <w:r>
        <w:rPr>
          <w:rFonts w:hint="eastAsia"/>
        </w:rPr>
        <w:t>所示：</w:t>
      </w:r>
    </w:p>
    <w:p w14:paraId="7E4E21A8" w14:textId="77777777" w:rsidR="004D00D9" w:rsidRDefault="00000000">
      <w:pPr>
        <w:pStyle w:val="a3"/>
      </w:pPr>
      <w:bookmarkStart w:id="1107" w:name="_Hlk227506832"/>
      <w:r>
        <w:rPr>
          <w:rFonts w:hint="eastAsia"/>
        </w:rPr>
        <w:t>表</w:t>
      </w:r>
      <w:r>
        <w:rPr>
          <w:rFonts w:hint="eastAsia"/>
        </w:rPr>
        <w:t xml:space="preserve">6-2 </w:t>
      </w:r>
      <w:r>
        <w:t xml:space="preserve"> </w:t>
      </w:r>
      <w:r>
        <w:rPr>
          <w:rFonts w:hint="eastAsia"/>
        </w:rPr>
        <w:t>问题严重等级划分标准和修改要求对应表</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20"/>
        <w:gridCol w:w="1270"/>
        <w:gridCol w:w="4823"/>
        <w:gridCol w:w="1678"/>
      </w:tblGrid>
      <w:tr w:rsidR="004D00D9" w14:paraId="7E4E21AD" w14:textId="77777777">
        <w:trPr>
          <w:trHeight w:val="567"/>
          <w:tblHeader/>
          <w:jc w:val="center"/>
        </w:trPr>
        <w:tc>
          <w:tcPr>
            <w:tcW w:w="424" w:type="pct"/>
            <w:vAlign w:val="center"/>
          </w:tcPr>
          <w:p w14:paraId="7E4E21A9" w14:textId="77777777" w:rsidR="004D00D9" w:rsidRDefault="00000000">
            <w:pPr>
              <w:pStyle w:val="af9"/>
              <w:rPr>
                <w:b/>
                <w:bCs/>
              </w:rPr>
            </w:pPr>
            <w:r>
              <w:rPr>
                <w:rFonts w:hint="eastAsia"/>
                <w:b/>
                <w:bCs/>
              </w:rPr>
              <w:t>序号</w:t>
            </w:r>
          </w:p>
        </w:tc>
        <w:tc>
          <w:tcPr>
            <w:tcW w:w="748" w:type="pct"/>
            <w:vAlign w:val="center"/>
          </w:tcPr>
          <w:p w14:paraId="7E4E21AA" w14:textId="77777777" w:rsidR="004D00D9" w:rsidRDefault="00000000">
            <w:pPr>
              <w:pStyle w:val="af9"/>
              <w:rPr>
                <w:b/>
                <w:bCs/>
              </w:rPr>
            </w:pPr>
            <w:r>
              <w:rPr>
                <w:rFonts w:hint="eastAsia"/>
                <w:b/>
                <w:bCs/>
              </w:rPr>
              <w:t>严重等级</w:t>
            </w:r>
          </w:p>
        </w:tc>
        <w:tc>
          <w:tcPr>
            <w:tcW w:w="2840" w:type="pct"/>
            <w:vAlign w:val="center"/>
          </w:tcPr>
          <w:p w14:paraId="7E4E21AB" w14:textId="77777777" w:rsidR="004D00D9" w:rsidRDefault="00000000">
            <w:pPr>
              <w:pStyle w:val="af9"/>
              <w:rPr>
                <w:b/>
                <w:bCs/>
              </w:rPr>
            </w:pPr>
            <w:r>
              <w:rPr>
                <w:rFonts w:hint="eastAsia"/>
                <w:b/>
                <w:bCs/>
              </w:rPr>
              <w:t>问题严重程度划分标准</w:t>
            </w:r>
          </w:p>
        </w:tc>
        <w:tc>
          <w:tcPr>
            <w:tcW w:w="988" w:type="pct"/>
            <w:vAlign w:val="center"/>
          </w:tcPr>
          <w:p w14:paraId="7E4E21AC" w14:textId="77777777" w:rsidR="004D00D9" w:rsidRDefault="00000000">
            <w:pPr>
              <w:pStyle w:val="af9"/>
              <w:rPr>
                <w:b/>
                <w:bCs/>
              </w:rPr>
            </w:pPr>
            <w:r>
              <w:rPr>
                <w:rFonts w:hint="eastAsia"/>
                <w:b/>
                <w:bCs/>
              </w:rPr>
              <w:t>修改要求</w:t>
            </w:r>
          </w:p>
        </w:tc>
      </w:tr>
      <w:tr w:rsidR="004D00D9" w14:paraId="7E4E21B4" w14:textId="77777777">
        <w:trPr>
          <w:trHeight w:val="20"/>
          <w:jc w:val="center"/>
        </w:trPr>
        <w:tc>
          <w:tcPr>
            <w:tcW w:w="424" w:type="pct"/>
            <w:vAlign w:val="center"/>
          </w:tcPr>
          <w:p w14:paraId="7E4E21AE" w14:textId="77777777" w:rsidR="004D00D9" w:rsidRDefault="00000000">
            <w:pPr>
              <w:pStyle w:val="af9"/>
            </w:pPr>
            <w:r>
              <w:t>1</w:t>
            </w:r>
          </w:p>
        </w:tc>
        <w:tc>
          <w:tcPr>
            <w:tcW w:w="748" w:type="pct"/>
            <w:vAlign w:val="center"/>
          </w:tcPr>
          <w:p w14:paraId="7E4E21AF" w14:textId="77777777" w:rsidR="004D00D9" w:rsidRDefault="00000000">
            <w:pPr>
              <w:pStyle w:val="af9"/>
            </w:pPr>
            <w:r>
              <w:rPr>
                <w:rFonts w:hint="eastAsia"/>
              </w:rPr>
              <w:t>严重问题</w:t>
            </w:r>
          </w:p>
        </w:tc>
        <w:tc>
          <w:tcPr>
            <w:tcW w:w="2840" w:type="pct"/>
          </w:tcPr>
          <w:p w14:paraId="7E4E21B0" w14:textId="77777777" w:rsidR="004D00D9" w:rsidRDefault="00000000">
            <w:pPr>
              <w:pStyle w:val="af9"/>
              <w:numPr>
                <w:ilvl w:val="0"/>
                <w:numId w:val="2"/>
              </w:numPr>
              <w:jc w:val="both"/>
            </w:pPr>
            <w:r>
              <w:rPr>
                <w:rFonts w:hint="eastAsia"/>
              </w:rPr>
              <w:t>程序崩溃、出现数据丢失、数据毁坏等；</w:t>
            </w:r>
          </w:p>
          <w:p w14:paraId="7E4E21B1" w14:textId="77777777" w:rsidR="004D00D9" w:rsidRDefault="00000000">
            <w:pPr>
              <w:pStyle w:val="af9"/>
              <w:numPr>
                <w:ilvl w:val="0"/>
                <w:numId w:val="2"/>
              </w:numPr>
              <w:jc w:val="both"/>
            </w:pPr>
            <w:r>
              <w:rPr>
                <w:rFonts w:hint="eastAsia"/>
              </w:rPr>
              <w:t>核心功能由于出现问题不能继续运行，且无补救措施，导致系统测试不能继续；</w:t>
            </w:r>
          </w:p>
          <w:p w14:paraId="7E4E21B2" w14:textId="77777777" w:rsidR="004D00D9" w:rsidRDefault="00000000">
            <w:pPr>
              <w:pStyle w:val="af9"/>
              <w:numPr>
                <w:ilvl w:val="0"/>
                <w:numId w:val="2"/>
              </w:numPr>
              <w:jc w:val="both"/>
            </w:pPr>
            <w:r>
              <w:rPr>
                <w:rFonts w:hint="eastAsia"/>
              </w:rPr>
              <w:t>核心功能（某一模块）出现问题不能继续运行，但存在补救措施，不影响业务流程的完整性；</w:t>
            </w:r>
          </w:p>
        </w:tc>
        <w:tc>
          <w:tcPr>
            <w:tcW w:w="988" w:type="pct"/>
            <w:vAlign w:val="center"/>
          </w:tcPr>
          <w:p w14:paraId="7E4E21B3" w14:textId="77777777" w:rsidR="004D00D9" w:rsidRDefault="00000000">
            <w:pPr>
              <w:pStyle w:val="af9"/>
            </w:pPr>
            <w:r>
              <w:rPr>
                <w:rFonts w:hint="eastAsia"/>
              </w:rPr>
              <w:t>严重问题必须修改</w:t>
            </w:r>
          </w:p>
        </w:tc>
      </w:tr>
      <w:tr w:rsidR="004D00D9" w14:paraId="7E4E21BC" w14:textId="77777777">
        <w:trPr>
          <w:trHeight w:val="20"/>
          <w:jc w:val="center"/>
        </w:trPr>
        <w:tc>
          <w:tcPr>
            <w:tcW w:w="424" w:type="pct"/>
            <w:vAlign w:val="center"/>
          </w:tcPr>
          <w:p w14:paraId="7E4E21B5" w14:textId="77777777" w:rsidR="004D00D9" w:rsidRDefault="00000000">
            <w:pPr>
              <w:pStyle w:val="af9"/>
            </w:pPr>
            <w:r>
              <w:t>2</w:t>
            </w:r>
          </w:p>
        </w:tc>
        <w:tc>
          <w:tcPr>
            <w:tcW w:w="748" w:type="pct"/>
            <w:vAlign w:val="center"/>
          </w:tcPr>
          <w:p w14:paraId="7E4E21B6" w14:textId="77777777" w:rsidR="004D00D9" w:rsidRDefault="00000000">
            <w:pPr>
              <w:pStyle w:val="af9"/>
            </w:pPr>
            <w:r>
              <w:rPr>
                <w:rFonts w:hint="eastAsia"/>
              </w:rPr>
              <w:t>一般问题</w:t>
            </w:r>
          </w:p>
        </w:tc>
        <w:tc>
          <w:tcPr>
            <w:tcW w:w="2840" w:type="pct"/>
          </w:tcPr>
          <w:p w14:paraId="7E4E21B7" w14:textId="77777777" w:rsidR="004D00D9" w:rsidRDefault="00000000">
            <w:pPr>
              <w:pStyle w:val="af9"/>
              <w:numPr>
                <w:ilvl w:val="0"/>
                <w:numId w:val="3"/>
              </w:numPr>
              <w:jc w:val="both"/>
            </w:pPr>
            <w:r>
              <w:rPr>
                <w:rFonts w:hint="eastAsia"/>
              </w:rPr>
              <w:t>单一功能实现错误或者不能继续运转，但不影响具体业务功能的使用，或者有替代方法；</w:t>
            </w:r>
          </w:p>
          <w:p w14:paraId="7E4E21B8" w14:textId="77777777" w:rsidR="004D00D9" w:rsidRDefault="00000000">
            <w:pPr>
              <w:pStyle w:val="af9"/>
              <w:numPr>
                <w:ilvl w:val="0"/>
                <w:numId w:val="3"/>
              </w:numPr>
              <w:jc w:val="both"/>
            </w:pPr>
            <w:r>
              <w:rPr>
                <w:rFonts w:hint="eastAsia"/>
              </w:rPr>
              <w:t>次要功能出现错误；</w:t>
            </w:r>
          </w:p>
          <w:p w14:paraId="7E4E21B9" w14:textId="77777777" w:rsidR="004D00D9" w:rsidRDefault="00000000">
            <w:pPr>
              <w:pStyle w:val="af9"/>
              <w:numPr>
                <w:ilvl w:val="0"/>
                <w:numId w:val="3"/>
              </w:numPr>
              <w:jc w:val="both"/>
            </w:pPr>
            <w:r>
              <w:rPr>
                <w:rFonts w:hint="eastAsia"/>
              </w:rPr>
              <w:t>用户文档错误；</w:t>
            </w:r>
          </w:p>
          <w:p w14:paraId="7E4E21BA" w14:textId="77777777" w:rsidR="004D00D9" w:rsidRDefault="00000000">
            <w:pPr>
              <w:pStyle w:val="af9"/>
              <w:numPr>
                <w:ilvl w:val="0"/>
                <w:numId w:val="3"/>
              </w:numPr>
              <w:jc w:val="both"/>
            </w:pPr>
            <w:r>
              <w:rPr>
                <w:rFonts w:hint="eastAsia"/>
              </w:rPr>
              <w:t>用户界面错误等；</w:t>
            </w:r>
          </w:p>
        </w:tc>
        <w:tc>
          <w:tcPr>
            <w:tcW w:w="988" w:type="pct"/>
            <w:vAlign w:val="center"/>
          </w:tcPr>
          <w:p w14:paraId="7E4E21BB" w14:textId="77777777" w:rsidR="004D00D9" w:rsidRDefault="00000000">
            <w:pPr>
              <w:pStyle w:val="af9"/>
            </w:pPr>
            <w:r>
              <w:rPr>
                <w:rFonts w:hint="eastAsia"/>
              </w:rPr>
              <w:t>一般问题修改率为</w:t>
            </w:r>
            <w:r>
              <w:rPr>
                <w:rFonts w:hint="eastAsia"/>
              </w:rPr>
              <w:t>95%</w:t>
            </w:r>
            <w:r>
              <w:rPr>
                <w:rFonts w:hint="eastAsia"/>
              </w:rPr>
              <w:t>以上</w:t>
            </w:r>
          </w:p>
        </w:tc>
      </w:tr>
      <w:tr w:rsidR="004D00D9" w14:paraId="7E4E21C3" w14:textId="77777777">
        <w:trPr>
          <w:trHeight w:val="20"/>
          <w:jc w:val="center"/>
        </w:trPr>
        <w:tc>
          <w:tcPr>
            <w:tcW w:w="424" w:type="pct"/>
            <w:vAlign w:val="center"/>
          </w:tcPr>
          <w:p w14:paraId="7E4E21BD" w14:textId="77777777" w:rsidR="004D00D9" w:rsidRDefault="00000000">
            <w:pPr>
              <w:pStyle w:val="af9"/>
            </w:pPr>
            <w:r>
              <w:t>3</w:t>
            </w:r>
          </w:p>
        </w:tc>
        <w:tc>
          <w:tcPr>
            <w:tcW w:w="748" w:type="pct"/>
            <w:vAlign w:val="center"/>
          </w:tcPr>
          <w:p w14:paraId="7E4E21BE" w14:textId="77777777" w:rsidR="004D00D9" w:rsidRDefault="00000000">
            <w:pPr>
              <w:pStyle w:val="af9"/>
            </w:pPr>
            <w:r>
              <w:rPr>
                <w:rFonts w:hint="eastAsia"/>
              </w:rPr>
              <w:t>建议问题</w:t>
            </w:r>
          </w:p>
        </w:tc>
        <w:tc>
          <w:tcPr>
            <w:tcW w:w="2840" w:type="pct"/>
          </w:tcPr>
          <w:p w14:paraId="7E4E21BF" w14:textId="77777777" w:rsidR="004D00D9" w:rsidRDefault="00000000">
            <w:pPr>
              <w:pStyle w:val="af9"/>
              <w:numPr>
                <w:ilvl w:val="0"/>
                <w:numId w:val="4"/>
              </w:numPr>
              <w:jc w:val="both"/>
            </w:pPr>
            <w:r>
              <w:rPr>
                <w:rFonts w:hint="eastAsia"/>
              </w:rPr>
              <w:t>系统在特殊状态下产生错误，且不影响正常业务；</w:t>
            </w:r>
          </w:p>
          <w:p w14:paraId="7E4E21C0" w14:textId="77777777" w:rsidR="004D00D9" w:rsidRDefault="00000000">
            <w:pPr>
              <w:pStyle w:val="af9"/>
              <w:numPr>
                <w:ilvl w:val="0"/>
                <w:numId w:val="4"/>
              </w:numPr>
              <w:jc w:val="both"/>
            </w:pPr>
            <w:r>
              <w:rPr>
                <w:rFonts w:hint="eastAsia"/>
              </w:rPr>
              <w:t>软件功能不方便使用；</w:t>
            </w:r>
          </w:p>
          <w:p w14:paraId="7E4E21C1" w14:textId="77777777" w:rsidR="004D00D9" w:rsidRDefault="00000000">
            <w:pPr>
              <w:pStyle w:val="af9"/>
              <w:numPr>
                <w:ilvl w:val="0"/>
                <w:numId w:val="4"/>
              </w:numPr>
              <w:jc w:val="both"/>
            </w:pPr>
            <w:r>
              <w:rPr>
                <w:rFonts w:hint="eastAsia"/>
              </w:rPr>
              <w:t>人机交互界面不友好等；</w:t>
            </w:r>
          </w:p>
        </w:tc>
        <w:tc>
          <w:tcPr>
            <w:tcW w:w="988" w:type="pct"/>
            <w:vAlign w:val="center"/>
          </w:tcPr>
          <w:p w14:paraId="7E4E21C2" w14:textId="77777777" w:rsidR="004D00D9" w:rsidRDefault="00000000">
            <w:pPr>
              <w:pStyle w:val="af9"/>
            </w:pPr>
            <w:r>
              <w:rPr>
                <w:rFonts w:hint="eastAsia"/>
              </w:rPr>
              <w:t>建议问题尽可能修改</w:t>
            </w:r>
          </w:p>
        </w:tc>
      </w:tr>
    </w:tbl>
    <w:p w14:paraId="7E4E21C4" w14:textId="77777777" w:rsidR="004D00D9" w:rsidRDefault="00000000">
      <w:pPr>
        <w:pStyle w:val="1"/>
        <w:rPr>
          <w:rFonts w:hint="eastAsia"/>
        </w:rPr>
      </w:pPr>
      <w:bookmarkStart w:id="1108" w:name="_Toc227749372"/>
      <w:bookmarkEnd w:id="1107"/>
      <w:r>
        <w:rPr>
          <w:rFonts w:hint="eastAsia"/>
        </w:rPr>
        <w:t>项目管理及安排</w:t>
      </w:r>
      <w:bookmarkEnd w:id="1108"/>
    </w:p>
    <w:p w14:paraId="7E4E21C5" w14:textId="77777777" w:rsidR="004D00D9" w:rsidRDefault="00000000">
      <w:pPr>
        <w:pStyle w:val="2"/>
        <w:rPr>
          <w:rFonts w:hint="eastAsia"/>
        </w:rPr>
      </w:pPr>
      <w:bookmarkStart w:id="1109" w:name="_Toc227749373"/>
      <w:r>
        <w:rPr>
          <w:rFonts w:hint="eastAsia"/>
        </w:rPr>
        <w:t>测试团队</w:t>
      </w:r>
      <w:bookmarkEnd w:id="1109"/>
    </w:p>
    <w:p w14:paraId="7E4E21C6" w14:textId="77777777" w:rsidR="004D00D9" w:rsidRDefault="00000000">
      <w:pPr>
        <w:pStyle w:val="3"/>
      </w:pPr>
      <w:bookmarkStart w:id="1110" w:name="_Toc227749374"/>
      <w:r>
        <w:rPr>
          <w:rFonts w:hint="eastAsia"/>
        </w:rPr>
        <w:lastRenderedPageBreak/>
        <w:t>测试单位</w:t>
      </w:r>
      <w:bookmarkEnd w:id="1110"/>
    </w:p>
    <w:p w14:paraId="7E4E21C7" w14:textId="77777777" w:rsidR="004D00D9" w:rsidRDefault="00000000">
      <w:r>
        <w:rPr>
          <w:rFonts w:hint="eastAsia"/>
        </w:rPr>
        <w:t>1</w:t>
      </w:r>
      <w:r>
        <w:rPr>
          <w:rFonts w:hint="eastAsia"/>
        </w:rPr>
        <w:t>、本指标测试需要委托具备指标测试能力的第三方测试机构进行；</w:t>
      </w:r>
    </w:p>
    <w:p w14:paraId="7E4E21C8" w14:textId="77777777" w:rsidR="004D00D9" w:rsidRDefault="00000000">
      <w:r>
        <w:rPr>
          <w:rFonts w:hint="eastAsia"/>
        </w:rPr>
        <w:t>2</w:t>
      </w:r>
      <w:r>
        <w:rPr>
          <w:rFonts w:hint="eastAsia"/>
        </w:rPr>
        <w:t>、测试单位必须具有第三方属性，即：非本研究团队的相关单位，以及非与本研究团队有关联的上级或下级单位；</w:t>
      </w:r>
    </w:p>
    <w:p w14:paraId="7E4E21C9" w14:textId="77777777" w:rsidR="004D00D9" w:rsidRDefault="00000000">
      <w:r>
        <w:rPr>
          <w:rFonts w:hint="eastAsia"/>
        </w:rPr>
        <w:t>3</w:t>
      </w:r>
      <w:r>
        <w:rPr>
          <w:rFonts w:hint="eastAsia"/>
        </w:rPr>
        <w:t>、测试单位必须具有</w:t>
      </w:r>
      <w:r>
        <w:rPr>
          <w:rFonts w:hint="eastAsia"/>
        </w:rPr>
        <w:t>CNAS</w:t>
      </w:r>
      <w:r>
        <w:rPr>
          <w:rFonts w:hint="eastAsia"/>
        </w:rPr>
        <w:t>或</w:t>
      </w:r>
      <w:r>
        <w:rPr>
          <w:rFonts w:hint="eastAsia"/>
        </w:rPr>
        <w:t>CMA</w:t>
      </w:r>
      <w:r>
        <w:rPr>
          <w:rFonts w:hint="eastAsia"/>
        </w:rPr>
        <w:t>资质，测试单位应对测试结果据实出具符合本测试方案的测试报告，并附检测机构的资质证书。</w:t>
      </w:r>
    </w:p>
    <w:p w14:paraId="7E4E21CA" w14:textId="77777777" w:rsidR="004D00D9" w:rsidRDefault="00000000">
      <w:pPr>
        <w:pStyle w:val="3"/>
      </w:pPr>
      <w:bookmarkStart w:id="1111" w:name="_Toc227749375"/>
      <w:r>
        <w:rPr>
          <w:rFonts w:hint="eastAsia"/>
        </w:rPr>
        <w:t>测试人员</w:t>
      </w:r>
      <w:bookmarkEnd w:id="1111"/>
    </w:p>
    <w:p w14:paraId="7E4E21CB" w14:textId="77777777" w:rsidR="004D00D9" w:rsidRDefault="00000000">
      <w:r>
        <w:rPr>
          <w:rFonts w:hint="eastAsia"/>
        </w:rPr>
        <w:t>由第三方测试机构根据测试需求组建专业测试小组，明确测试负责人和测试工程师，与项目组专项对接。</w:t>
      </w:r>
    </w:p>
    <w:p w14:paraId="7E4E21CC" w14:textId="77777777" w:rsidR="004D00D9" w:rsidRDefault="00000000">
      <w:pPr>
        <w:pStyle w:val="2"/>
        <w:rPr>
          <w:rFonts w:hint="eastAsia"/>
        </w:rPr>
      </w:pPr>
      <w:bookmarkStart w:id="1112" w:name="_Toc195772837"/>
      <w:bookmarkStart w:id="1113" w:name="_Toc227749376"/>
      <w:r>
        <w:rPr>
          <w:rFonts w:hint="eastAsia"/>
        </w:rPr>
        <w:t>工作流程及预安排</w:t>
      </w:r>
      <w:bookmarkEnd w:id="1112"/>
      <w:bookmarkEnd w:id="1113"/>
    </w:p>
    <w:p w14:paraId="7E4E21CD" w14:textId="77777777" w:rsidR="004D00D9" w:rsidRDefault="00000000">
      <w:pPr>
        <w:pStyle w:val="a3"/>
      </w:pPr>
      <w:r>
        <w:rPr>
          <w:rFonts w:hint="eastAsia"/>
        </w:rPr>
        <w:t>表</w:t>
      </w:r>
      <w:r>
        <w:t>7</w:t>
      </w:r>
      <w:r>
        <w:rPr>
          <w:rFonts w:hint="eastAsia"/>
        </w:rPr>
        <w:t>-</w:t>
      </w:r>
      <w:r>
        <w:t>1</w:t>
      </w:r>
      <w:r>
        <w:rPr>
          <w:rFonts w:hint="eastAsia"/>
        </w:rPr>
        <w:t xml:space="preserve">  </w:t>
      </w:r>
      <w:r>
        <w:rPr>
          <w:rFonts w:hint="eastAsia"/>
        </w:rPr>
        <w:t>工作流程及安排</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1196"/>
        <w:gridCol w:w="4777"/>
        <w:gridCol w:w="1728"/>
      </w:tblGrid>
      <w:tr w:rsidR="004D00D9" w14:paraId="7E4E21D2" w14:textId="77777777">
        <w:trPr>
          <w:trHeight w:val="794"/>
          <w:jc w:val="center"/>
        </w:trPr>
        <w:tc>
          <w:tcPr>
            <w:tcW w:w="467" w:type="pct"/>
            <w:vAlign w:val="center"/>
          </w:tcPr>
          <w:p w14:paraId="7E4E21CE" w14:textId="77777777" w:rsidR="004D00D9" w:rsidRDefault="00000000">
            <w:pPr>
              <w:pStyle w:val="af9"/>
            </w:pPr>
            <w:r>
              <w:t>序号</w:t>
            </w:r>
          </w:p>
        </w:tc>
        <w:tc>
          <w:tcPr>
            <w:tcW w:w="704" w:type="pct"/>
            <w:vAlign w:val="center"/>
          </w:tcPr>
          <w:p w14:paraId="7E4E21CF" w14:textId="77777777" w:rsidR="004D00D9" w:rsidRDefault="00000000">
            <w:pPr>
              <w:pStyle w:val="af9"/>
            </w:pPr>
            <w:r>
              <w:t>工作内容</w:t>
            </w:r>
          </w:p>
        </w:tc>
        <w:tc>
          <w:tcPr>
            <w:tcW w:w="2812" w:type="pct"/>
            <w:vAlign w:val="center"/>
          </w:tcPr>
          <w:p w14:paraId="7E4E21D0" w14:textId="77777777" w:rsidR="004D00D9" w:rsidRDefault="00000000">
            <w:pPr>
              <w:pStyle w:val="af9"/>
            </w:pPr>
            <w:r>
              <w:t>内容描述</w:t>
            </w:r>
          </w:p>
        </w:tc>
        <w:tc>
          <w:tcPr>
            <w:tcW w:w="1017" w:type="pct"/>
            <w:vAlign w:val="center"/>
          </w:tcPr>
          <w:p w14:paraId="7E4E21D1" w14:textId="77777777" w:rsidR="004D00D9" w:rsidRDefault="00000000">
            <w:pPr>
              <w:pStyle w:val="af9"/>
            </w:pPr>
            <w:r>
              <w:rPr>
                <w:rFonts w:hint="eastAsia"/>
              </w:rPr>
              <w:t>时间</w:t>
            </w:r>
          </w:p>
        </w:tc>
      </w:tr>
      <w:tr w:rsidR="004D00D9" w14:paraId="7E4E21D7" w14:textId="77777777">
        <w:trPr>
          <w:trHeight w:val="794"/>
          <w:jc w:val="center"/>
        </w:trPr>
        <w:tc>
          <w:tcPr>
            <w:tcW w:w="467" w:type="pct"/>
            <w:vAlign w:val="center"/>
          </w:tcPr>
          <w:p w14:paraId="7E4E21D3" w14:textId="77777777" w:rsidR="004D00D9" w:rsidRDefault="00000000">
            <w:pPr>
              <w:pStyle w:val="af9"/>
            </w:pPr>
            <w:r>
              <w:t>1</w:t>
            </w:r>
          </w:p>
        </w:tc>
        <w:tc>
          <w:tcPr>
            <w:tcW w:w="704" w:type="pct"/>
            <w:vAlign w:val="center"/>
          </w:tcPr>
          <w:p w14:paraId="7E4E21D4" w14:textId="77777777" w:rsidR="004D00D9" w:rsidRDefault="00000000">
            <w:pPr>
              <w:pStyle w:val="af9"/>
            </w:pPr>
            <w:r>
              <w:rPr>
                <w:bCs/>
              </w:rPr>
              <w:t>测试方案评审</w:t>
            </w:r>
          </w:p>
        </w:tc>
        <w:tc>
          <w:tcPr>
            <w:tcW w:w="2812" w:type="pct"/>
            <w:vAlign w:val="center"/>
          </w:tcPr>
          <w:p w14:paraId="7E4E21D5" w14:textId="77777777" w:rsidR="004D00D9" w:rsidRDefault="00000000">
            <w:pPr>
              <w:pStyle w:val="af9"/>
            </w:pPr>
            <w:bookmarkStart w:id="1114" w:name="OLE_LINK21"/>
            <w:bookmarkStart w:id="1115" w:name="OLE_LINK20"/>
            <w:r>
              <w:rPr>
                <w:rFonts w:hint="eastAsia"/>
                <w:bCs/>
              </w:rPr>
              <w:t>高技术中心可</w:t>
            </w:r>
            <w:r>
              <w:rPr>
                <w:rFonts w:cs="微软雅黑" w:hint="eastAsia"/>
                <w:bCs/>
              </w:rPr>
              <w:t>再</w:t>
            </w:r>
            <w:r>
              <w:rPr>
                <w:rFonts w:cs="___WRD_EMBED_SUB_47" w:hint="eastAsia"/>
                <w:bCs/>
              </w:rPr>
              <w:t>生能源技术专项办</w:t>
            </w:r>
            <w:r>
              <w:rPr>
                <w:bCs/>
              </w:rPr>
              <w:t>组织评审专家开展评审</w:t>
            </w:r>
            <w:bookmarkEnd w:id="1114"/>
            <w:bookmarkEnd w:id="1115"/>
          </w:p>
        </w:tc>
        <w:tc>
          <w:tcPr>
            <w:tcW w:w="1017" w:type="pct"/>
            <w:vAlign w:val="center"/>
          </w:tcPr>
          <w:p w14:paraId="7E4E21D6" w14:textId="77777777" w:rsidR="004D00D9" w:rsidRDefault="00000000">
            <w:pPr>
              <w:pStyle w:val="af9"/>
            </w:pPr>
            <w:r>
              <w:rPr>
                <w:rFonts w:hint="eastAsia"/>
                <w:bCs/>
                <w:sz w:val="28"/>
                <w:szCs w:val="28"/>
              </w:rPr>
              <w:t>T</w:t>
            </w:r>
          </w:p>
        </w:tc>
      </w:tr>
      <w:tr w:rsidR="004D00D9" w14:paraId="7E4E21DC" w14:textId="77777777">
        <w:trPr>
          <w:trHeight w:val="794"/>
          <w:jc w:val="center"/>
        </w:trPr>
        <w:tc>
          <w:tcPr>
            <w:tcW w:w="467" w:type="pct"/>
            <w:vAlign w:val="center"/>
          </w:tcPr>
          <w:p w14:paraId="7E4E21D8" w14:textId="77777777" w:rsidR="004D00D9" w:rsidRDefault="00000000">
            <w:pPr>
              <w:pStyle w:val="af9"/>
            </w:pPr>
            <w:r>
              <w:t>2</w:t>
            </w:r>
          </w:p>
        </w:tc>
        <w:tc>
          <w:tcPr>
            <w:tcW w:w="704" w:type="pct"/>
            <w:vMerge w:val="restart"/>
            <w:vAlign w:val="center"/>
          </w:tcPr>
          <w:p w14:paraId="7E4E21D9" w14:textId="77777777" w:rsidR="004D00D9" w:rsidRDefault="00000000">
            <w:pPr>
              <w:pStyle w:val="af9"/>
            </w:pPr>
            <w:r>
              <w:rPr>
                <w:bCs/>
              </w:rPr>
              <w:t>测试</w:t>
            </w:r>
            <w:r>
              <w:rPr>
                <w:rFonts w:hint="eastAsia"/>
                <w:bCs/>
              </w:rPr>
              <w:t>准备阶段</w:t>
            </w:r>
          </w:p>
        </w:tc>
        <w:tc>
          <w:tcPr>
            <w:tcW w:w="2812" w:type="pct"/>
            <w:vAlign w:val="center"/>
          </w:tcPr>
          <w:p w14:paraId="7E4E21DA" w14:textId="77777777" w:rsidR="004D00D9" w:rsidRDefault="00000000">
            <w:pPr>
              <w:pStyle w:val="af9"/>
            </w:pPr>
            <w:r>
              <w:rPr>
                <w:rFonts w:hint="eastAsia"/>
                <w:bCs/>
              </w:rPr>
              <w:t>课题负责方完</w:t>
            </w:r>
            <w:bookmarkStart w:id="1116" w:name="OLE_LINK13"/>
            <w:r>
              <w:rPr>
                <w:rFonts w:hint="eastAsia"/>
                <w:bCs/>
              </w:rPr>
              <w:t>成多能转化模型、软件工具包开发，具备测试条件</w:t>
            </w:r>
            <w:bookmarkEnd w:id="1116"/>
            <w:r>
              <w:rPr>
                <w:rFonts w:hint="eastAsia"/>
                <w:bCs/>
              </w:rPr>
              <w:t>。</w:t>
            </w:r>
          </w:p>
        </w:tc>
        <w:tc>
          <w:tcPr>
            <w:tcW w:w="1017" w:type="pct"/>
            <w:vMerge w:val="restart"/>
            <w:vAlign w:val="center"/>
          </w:tcPr>
          <w:p w14:paraId="7E4E21DB" w14:textId="77777777" w:rsidR="004D00D9" w:rsidRDefault="00000000">
            <w:pPr>
              <w:pStyle w:val="af9"/>
            </w:pPr>
            <w:r>
              <w:rPr>
                <w:rFonts w:hint="eastAsia"/>
                <w:bCs/>
                <w:sz w:val="28"/>
                <w:szCs w:val="28"/>
              </w:rPr>
              <w:t>T</w:t>
            </w:r>
            <w:r>
              <w:rPr>
                <w:bCs/>
                <w:sz w:val="28"/>
                <w:szCs w:val="28"/>
              </w:rPr>
              <w:t>+90</w:t>
            </w:r>
            <w:r>
              <w:rPr>
                <w:rFonts w:hint="eastAsia"/>
                <w:bCs/>
                <w:sz w:val="28"/>
                <w:szCs w:val="28"/>
              </w:rPr>
              <w:t>（天）</w:t>
            </w:r>
          </w:p>
        </w:tc>
      </w:tr>
      <w:tr w:rsidR="004D00D9" w14:paraId="7E4E21E1" w14:textId="77777777">
        <w:trPr>
          <w:trHeight w:val="794"/>
          <w:jc w:val="center"/>
        </w:trPr>
        <w:tc>
          <w:tcPr>
            <w:tcW w:w="467" w:type="pct"/>
            <w:vAlign w:val="center"/>
          </w:tcPr>
          <w:p w14:paraId="7E4E21DD" w14:textId="77777777" w:rsidR="004D00D9" w:rsidRDefault="00000000">
            <w:pPr>
              <w:pStyle w:val="af9"/>
            </w:pPr>
            <w:r>
              <w:rPr>
                <w:rFonts w:hint="eastAsia"/>
              </w:rPr>
              <w:t>3</w:t>
            </w:r>
          </w:p>
        </w:tc>
        <w:tc>
          <w:tcPr>
            <w:tcW w:w="704" w:type="pct"/>
            <w:vMerge/>
            <w:vAlign w:val="center"/>
          </w:tcPr>
          <w:p w14:paraId="7E4E21DE" w14:textId="77777777" w:rsidR="004D00D9" w:rsidRDefault="004D00D9">
            <w:pPr>
              <w:pStyle w:val="af9"/>
            </w:pPr>
          </w:p>
        </w:tc>
        <w:tc>
          <w:tcPr>
            <w:tcW w:w="2812" w:type="pct"/>
            <w:vAlign w:val="center"/>
          </w:tcPr>
          <w:p w14:paraId="7E4E21DF" w14:textId="77777777" w:rsidR="004D00D9" w:rsidRDefault="00000000">
            <w:pPr>
              <w:pStyle w:val="af9"/>
            </w:pPr>
            <w:r>
              <w:rPr>
                <w:rFonts w:hint="eastAsia"/>
                <w:bCs/>
              </w:rPr>
              <w:t>测试环境部署、测试数据准备、测试脚本开发</w:t>
            </w:r>
          </w:p>
        </w:tc>
        <w:tc>
          <w:tcPr>
            <w:tcW w:w="1017" w:type="pct"/>
            <w:vMerge/>
            <w:vAlign w:val="center"/>
          </w:tcPr>
          <w:p w14:paraId="7E4E21E0" w14:textId="77777777" w:rsidR="004D00D9" w:rsidRDefault="004D00D9">
            <w:pPr>
              <w:pStyle w:val="af9"/>
            </w:pPr>
          </w:p>
        </w:tc>
      </w:tr>
      <w:tr w:rsidR="004D00D9" w14:paraId="7E4E21E6" w14:textId="77777777">
        <w:trPr>
          <w:trHeight w:val="794"/>
          <w:jc w:val="center"/>
        </w:trPr>
        <w:tc>
          <w:tcPr>
            <w:tcW w:w="467" w:type="pct"/>
            <w:vAlign w:val="center"/>
          </w:tcPr>
          <w:p w14:paraId="7E4E21E2" w14:textId="77777777" w:rsidR="004D00D9" w:rsidRDefault="00000000">
            <w:pPr>
              <w:pStyle w:val="af9"/>
            </w:pPr>
            <w:r>
              <w:rPr>
                <w:rFonts w:hint="eastAsia"/>
              </w:rPr>
              <w:t>4</w:t>
            </w:r>
          </w:p>
        </w:tc>
        <w:tc>
          <w:tcPr>
            <w:tcW w:w="704" w:type="pct"/>
            <w:vMerge/>
            <w:vAlign w:val="center"/>
          </w:tcPr>
          <w:p w14:paraId="7E4E21E3" w14:textId="77777777" w:rsidR="004D00D9" w:rsidRDefault="004D00D9">
            <w:pPr>
              <w:pStyle w:val="af9"/>
            </w:pPr>
          </w:p>
        </w:tc>
        <w:tc>
          <w:tcPr>
            <w:tcW w:w="2812" w:type="pct"/>
            <w:vAlign w:val="center"/>
          </w:tcPr>
          <w:p w14:paraId="7E4E21E4" w14:textId="77777777" w:rsidR="004D00D9" w:rsidRDefault="00000000">
            <w:pPr>
              <w:pStyle w:val="af9"/>
            </w:pPr>
            <w:bookmarkStart w:id="1117" w:name="OLE_LINK14"/>
            <w:r>
              <w:rPr>
                <w:rFonts w:hint="eastAsia"/>
                <w:bCs/>
              </w:rPr>
              <w:t>测试平台调试。</w:t>
            </w:r>
            <w:bookmarkEnd w:id="1117"/>
          </w:p>
        </w:tc>
        <w:tc>
          <w:tcPr>
            <w:tcW w:w="1017" w:type="pct"/>
            <w:vMerge/>
            <w:vAlign w:val="center"/>
          </w:tcPr>
          <w:p w14:paraId="7E4E21E5" w14:textId="77777777" w:rsidR="004D00D9" w:rsidRDefault="004D00D9">
            <w:pPr>
              <w:pStyle w:val="af9"/>
            </w:pPr>
          </w:p>
        </w:tc>
      </w:tr>
      <w:tr w:rsidR="004D00D9" w14:paraId="7E4E21EB" w14:textId="77777777">
        <w:trPr>
          <w:trHeight w:val="794"/>
          <w:jc w:val="center"/>
        </w:trPr>
        <w:tc>
          <w:tcPr>
            <w:tcW w:w="467" w:type="pct"/>
            <w:vAlign w:val="center"/>
          </w:tcPr>
          <w:p w14:paraId="7E4E21E7" w14:textId="77777777" w:rsidR="004D00D9" w:rsidRDefault="00000000">
            <w:pPr>
              <w:pStyle w:val="af9"/>
            </w:pPr>
            <w:r>
              <w:rPr>
                <w:rFonts w:hint="eastAsia"/>
              </w:rPr>
              <w:t>5</w:t>
            </w:r>
          </w:p>
        </w:tc>
        <w:tc>
          <w:tcPr>
            <w:tcW w:w="704" w:type="pct"/>
            <w:vMerge w:val="restart"/>
            <w:vAlign w:val="center"/>
          </w:tcPr>
          <w:p w14:paraId="7E4E21E8" w14:textId="77777777" w:rsidR="004D00D9" w:rsidRDefault="00000000">
            <w:pPr>
              <w:pStyle w:val="af9"/>
            </w:pPr>
            <w:r>
              <w:rPr>
                <w:bCs/>
              </w:rPr>
              <w:t>测试实施阶段</w:t>
            </w:r>
          </w:p>
        </w:tc>
        <w:tc>
          <w:tcPr>
            <w:tcW w:w="2812" w:type="pct"/>
            <w:vAlign w:val="center"/>
          </w:tcPr>
          <w:p w14:paraId="7E4E21E9" w14:textId="77777777" w:rsidR="004D00D9" w:rsidRDefault="00000000">
            <w:pPr>
              <w:pStyle w:val="af9"/>
            </w:pPr>
            <w:r>
              <w:rPr>
                <w:rFonts w:hint="eastAsia"/>
                <w:bCs/>
              </w:rPr>
              <w:t>正式执行第三方测试，完成</w:t>
            </w:r>
            <w:r>
              <w:rPr>
                <w:rFonts w:hint="eastAsia"/>
                <w:bCs/>
              </w:rPr>
              <w:t>2</w:t>
            </w:r>
            <w:r>
              <w:rPr>
                <w:rFonts w:hint="eastAsia"/>
                <w:bCs/>
              </w:rPr>
              <w:t>项指标验证</w:t>
            </w:r>
          </w:p>
        </w:tc>
        <w:tc>
          <w:tcPr>
            <w:tcW w:w="1017" w:type="pct"/>
            <w:vMerge w:val="restart"/>
            <w:vAlign w:val="center"/>
          </w:tcPr>
          <w:p w14:paraId="7E4E21EA" w14:textId="77777777" w:rsidR="004D00D9" w:rsidRDefault="00000000">
            <w:pPr>
              <w:pStyle w:val="af9"/>
            </w:pPr>
            <w:r>
              <w:rPr>
                <w:rFonts w:hint="eastAsia"/>
                <w:bCs/>
                <w:sz w:val="28"/>
                <w:szCs w:val="28"/>
              </w:rPr>
              <w:t>T</w:t>
            </w:r>
            <w:r>
              <w:rPr>
                <w:bCs/>
                <w:sz w:val="28"/>
                <w:szCs w:val="28"/>
              </w:rPr>
              <w:t>+100</w:t>
            </w:r>
            <w:r>
              <w:rPr>
                <w:rFonts w:hint="eastAsia"/>
                <w:bCs/>
                <w:sz w:val="28"/>
                <w:szCs w:val="28"/>
              </w:rPr>
              <w:t>（天）</w:t>
            </w:r>
          </w:p>
        </w:tc>
      </w:tr>
      <w:tr w:rsidR="004D00D9" w14:paraId="7E4E21F0" w14:textId="77777777">
        <w:trPr>
          <w:trHeight w:val="794"/>
          <w:jc w:val="center"/>
        </w:trPr>
        <w:tc>
          <w:tcPr>
            <w:tcW w:w="467" w:type="pct"/>
            <w:vAlign w:val="center"/>
          </w:tcPr>
          <w:p w14:paraId="7E4E21EC" w14:textId="77777777" w:rsidR="004D00D9" w:rsidRDefault="00000000">
            <w:pPr>
              <w:pStyle w:val="af9"/>
            </w:pPr>
            <w:r>
              <w:rPr>
                <w:rFonts w:hint="eastAsia"/>
              </w:rPr>
              <w:t>6</w:t>
            </w:r>
          </w:p>
        </w:tc>
        <w:tc>
          <w:tcPr>
            <w:tcW w:w="704" w:type="pct"/>
            <w:vMerge/>
            <w:vAlign w:val="center"/>
          </w:tcPr>
          <w:p w14:paraId="7E4E21ED" w14:textId="77777777" w:rsidR="004D00D9" w:rsidRDefault="004D00D9">
            <w:pPr>
              <w:pStyle w:val="af9"/>
            </w:pPr>
          </w:p>
        </w:tc>
        <w:tc>
          <w:tcPr>
            <w:tcW w:w="2812" w:type="pct"/>
            <w:vAlign w:val="center"/>
          </w:tcPr>
          <w:p w14:paraId="7E4E21EE" w14:textId="77777777" w:rsidR="004D00D9" w:rsidRDefault="00000000">
            <w:pPr>
              <w:pStyle w:val="af9"/>
            </w:pPr>
            <w:r>
              <w:rPr>
                <w:rFonts w:hint="eastAsia"/>
                <w:bCs/>
              </w:rPr>
              <w:t>问题修复与回归测试</w:t>
            </w:r>
          </w:p>
        </w:tc>
        <w:tc>
          <w:tcPr>
            <w:tcW w:w="1017" w:type="pct"/>
            <w:vMerge/>
            <w:vAlign w:val="center"/>
          </w:tcPr>
          <w:p w14:paraId="7E4E21EF" w14:textId="77777777" w:rsidR="004D00D9" w:rsidRDefault="004D00D9">
            <w:pPr>
              <w:pStyle w:val="af9"/>
            </w:pPr>
          </w:p>
        </w:tc>
      </w:tr>
      <w:tr w:rsidR="004D00D9" w14:paraId="7E4E21F5" w14:textId="77777777">
        <w:trPr>
          <w:trHeight w:val="794"/>
          <w:jc w:val="center"/>
        </w:trPr>
        <w:tc>
          <w:tcPr>
            <w:tcW w:w="467" w:type="pct"/>
            <w:vAlign w:val="center"/>
          </w:tcPr>
          <w:p w14:paraId="7E4E21F1" w14:textId="77777777" w:rsidR="004D00D9" w:rsidRDefault="00000000">
            <w:pPr>
              <w:pStyle w:val="af9"/>
            </w:pPr>
            <w:r>
              <w:rPr>
                <w:rFonts w:hint="eastAsia"/>
              </w:rPr>
              <w:t>7</w:t>
            </w:r>
          </w:p>
        </w:tc>
        <w:tc>
          <w:tcPr>
            <w:tcW w:w="704" w:type="pct"/>
            <w:vAlign w:val="center"/>
          </w:tcPr>
          <w:p w14:paraId="7E4E21F2" w14:textId="77777777" w:rsidR="004D00D9" w:rsidRDefault="00000000">
            <w:pPr>
              <w:pStyle w:val="af9"/>
            </w:pPr>
            <w:r>
              <w:rPr>
                <w:bCs/>
              </w:rPr>
              <w:t>测试报告阶段</w:t>
            </w:r>
          </w:p>
        </w:tc>
        <w:tc>
          <w:tcPr>
            <w:tcW w:w="2812" w:type="pct"/>
            <w:vAlign w:val="center"/>
          </w:tcPr>
          <w:p w14:paraId="7E4E21F3" w14:textId="77777777" w:rsidR="004D00D9" w:rsidRDefault="00000000">
            <w:pPr>
              <w:pStyle w:val="af9"/>
            </w:pPr>
            <w:r>
              <w:rPr>
                <w:bCs/>
              </w:rPr>
              <w:t>根据测试结果，编制测试报告。</w:t>
            </w:r>
          </w:p>
        </w:tc>
        <w:tc>
          <w:tcPr>
            <w:tcW w:w="1017" w:type="pct"/>
            <w:vAlign w:val="center"/>
          </w:tcPr>
          <w:p w14:paraId="7E4E21F4" w14:textId="77777777" w:rsidR="004D00D9" w:rsidRDefault="00000000">
            <w:pPr>
              <w:pStyle w:val="af9"/>
            </w:pPr>
            <w:r>
              <w:rPr>
                <w:rFonts w:hint="eastAsia"/>
                <w:bCs/>
                <w:sz w:val="28"/>
                <w:szCs w:val="28"/>
              </w:rPr>
              <w:t>T</w:t>
            </w:r>
            <w:r>
              <w:rPr>
                <w:bCs/>
                <w:sz w:val="28"/>
                <w:szCs w:val="28"/>
              </w:rPr>
              <w:t>+110</w:t>
            </w:r>
            <w:r>
              <w:rPr>
                <w:rFonts w:hint="eastAsia"/>
                <w:bCs/>
                <w:sz w:val="28"/>
                <w:szCs w:val="28"/>
              </w:rPr>
              <w:t>（天）</w:t>
            </w:r>
          </w:p>
        </w:tc>
      </w:tr>
    </w:tbl>
    <w:p w14:paraId="7E4E21F6" w14:textId="77777777" w:rsidR="004D00D9" w:rsidRDefault="00000000">
      <w:pPr>
        <w:pStyle w:val="1"/>
        <w:rPr>
          <w:rFonts w:hint="eastAsia"/>
        </w:rPr>
      </w:pPr>
      <w:bookmarkStart w:id="1118" w:name="_Toc227749377"/>
      <w:bookmarkStart w:id="1119" w:name="_Toc204179694"/>
      <w:bookmarkStart w:id="1120" w:name="_Toc136263752"/>
      <w:bookmarkStart w:id="1121" w:name="_Toc140595728"/>
      <w:bookmarkStart w:id="1122" w:name="_Toc137540364"/>
      <w:bookmarkEnd w:id="1105"/>
      <w:bookmarkEnd w:id="1106"/>
      <w:r>
        <w:rPr>
          <w:rFonts w:hint="eastAsia"/>
        </w:rPr>
        <w:t>输出成果</w:t>
      </w:r>
      <w:bookmarkEnd w:id="1118"/>
      <w:bookmarkEnd w:id="1119"/>
      <w:bookmarkEnd w:id="1120"/>
      <w:bookmarkEnd w:id="1121"/>
      <w:bookmarkEnd w:id="1122"/>
    </w:p>
    <w:p w14:paraId="7E4E21F7" w14:textId="77777777" w:rsidR="004D00D9" w:rsidRDefault="00000000">
      <w:bookmarkStart w:id="1123" w:name="_Toc136263753"/>
      <w:bookmarkStart w:id="1124" w:name="_Toc140595733"/>
      <w:bookmarkStart w:id="1125" w:name="_Toc137540365"/>
      <w:bookmarkStart w:id="1126" w:name="_Toc204179695"/>
      <w:r>
        <w:lastRenderedPageBreak/>
        <w:t>测试报告是由测试组提交的最终测试结果报告，主要内容包括对系统性能效率、功能性等质量特性的综合评价、测试结论、测试环境描述、详细测试结果描述以及问题报告等。</w:t>
      </w:r>
    </w:p>
    <w:p w14:paraId="7E4E21F8" w14:textId="77777777" w:rsidR="004D00D9" w:rsidRDefault="00000000">
      <w:r>
        <w:t>课题内部按照本测试方案进行测试输出成果为课题自测报告；课题委托第三方测试机构按照本测试方案进行测试输出成果为第三方测试报告。</w:t>
      </w:r>
    </w:p>
    <w:p w14:paraId="7E4E21F9" w14:textId="77777777" w:rsidR="004D00D9" w:rsidRDefault="00000000">
      <w:pPr>
        <w:pStyle w:val="1"/>
        <w:rPr>
          <w:rFonts w:hint="eastAsia"/>
        </w:rPr>
      </w:pPr>
      <w:bookmarkStart w:id="1127" w:name="_Toc227749378"/>
      <w:r>
        <w:rPr>
          <w:rFonts w:hint="eastAsia"/>
        </w:rPr>
        <w:t>项目风险及控制</w:t>
      </w:r>
      <w:bookmarkEnd w:id="1123"/>
      <w:bookmarkEnd w:id="1124"/>
      <w:bookmarkEnd w:id="1125"/>
      <w:bookmarkEnd w:id="1126"/>
      <w:bookmarkEnd w:id="1127"/>
    </w:p>
    <w:p w14:paraId="7E4E21FA" w14:textId="77777777" w:rsidR="004D00D9" w:rsidRDefault="00000000">
      <w:r>
        <w:rPr>
          <w:rFonts w:hint="eastAsia"/>
        </w:rPr>
        <w:t>测试执行过程中，存在风险及对应的控制措施如下表所示。</w:t>
      </w:r>
    </w:p>
    <w:p w14:paraId="7E4E21FB" w14:textId="77777777" w:rsidR="004D00D9" w:rsidRDefault="00000000">
      <w:pPr>
        <w:pStyle w:val="a3"/>
      </w:pPr>
      <w:bookmarkStart w:id="1128" w:name="_Ref29334"/>
      <w:r>
        <w:t>表</w:t>
      </w:r>
      <w:bookmarkEnd w:id="1128"/>
      <w:r>
        <w:rPr>
          <w:rFonts w:hint="eastAsia"/>
        </w:rPr>
        <w:t xml:space="preserve">9-1 </w:t>
      </w:r>
      <w:r>
        <w:t xml:space="preserve"> </w:t>
      </w:r>
      <w:r>
        <w:rPr>
          <w:rFonts w:hint="eastAsia"/>
        </w:rPr>
        <w:t>存在风险及控制措施</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3087"/>
        <w:gridCol w:w="4679"/>
      </w:tblGrid>
      <w:tr w:rsidR="004D00D9" w14:paraId="7E4E21FF" w14:textId="77777777">
        <w:trPr>
          <w:trHeight w:val="567"/>
          <w:tblHeader/>
          <w:jc w:val="center"/>
        </w:trPr>
        <w:tc>
          <w:tcPr>
            <w:tcW w:w="427" w:type="pct"/>
            <w:tcBorders>
              <w:top w:val="single" w:sz="4" w:space="0" w:color="auto"/>
              <w:left w:val="single" w:sz="4" w:space="0" w:color="auto"/>
              <w:bottom w:val="single" w:sz="4" w:space="0" w:color="auto"/>
              <w:right w:val="single" w:sz="4" w:space="0" w:color="auto"/>
            </w:tcBorders>
            <w:vAlign w:val="center"/>
          </w:tcPr>
          <w:p w14:paraId="7E4E21FC" w14:textId="77777777" w:rsidR="004D00D9" w:rsidRDefault="00000000">
            <w:pPr>
              <w:pStyle w:val="af9"/>
              <w:rPr>
                <w:b/>
                <w:bCs/>
              </w:rPr>
            </w:pPr>
            <w:r>
              <w:rPr>
                <w:rFonts w:hint="eastAsia"/>
                <w:b/>
                <w:bCs/>
              </w:rPr>
              <w:t>序号</w:t>
            </w:r>
          </w:p>
        </w:tc>
        <w:tc>
          <w:tcPr>
            <w:tcW w:w="1818" w:type="pct"/>
            <w:tcBorders>
              <w:top w:val="single" w:sz="4" w:space="0" w:color="auto"/>
              <w:left w:val="single" w:sz="4" w:space="0" w:color="auto"/>
              <w:bottom w:val="single" w:sz="4" w:space="0" w:color="auto"/>
              <w:right w:val="single" w:sz="4" w:space="0" w:color="auto"/>
            </w:tcBorders>
            <w:vAlign w:val="center"/>
          </w:tcPr>
          <w:p w14:paraId="7E4E21FD" w14:textId="77777777" w:rsidR="004D00D9" w:rsidRDefault="00000000">
            <w:pPr>
              <w:pStyle w:val="af9"/>
              <w:rPr>
                <w:b/>
                <w:bCs/>
              </w:rPr>
            </w:pPr>
            <w:r>
              <w:rPr>
                <w:rFonts w:hint="eastAsia"/>
                <w:b/>
                <w:bCs/>
              </w:rPr>
              <w:t>存在风险</w:t>
            </w:r>
          </w:p>
        </w:tc>
        <w:tc>
          <w:tcPr>
            <w:tcW w:w="2755" w:type="pct"/>
            <w:tcBorders>
              <w:top w:val="single" w:sz="4" w:space="0" w:color="auto"/>
              <w:left w:val="single" w:sz="4" w:space="0" w:color="auto"/>
              <w:bottom w:val="single" w:sz="4" w:space="0" w:color="auto"/>
              <w:right w:val="single" w:sz="4" w:space="0" w:color="auto"/>
            </w:tcBorders>
            <w:vAlign w:val="center"/>
          </w:tcPr>
          <w:p w14:paraId="7E4E21FE" w14:textId="77777777" w:rsidR="004D00D9" w:rsidRDefault="00000000">
            <w:pPr>
              <w:pStyle w:val="af9"/>
              <w:rPr>
                <w:b/>
                <w:bCs/>
              </w:rPr>
            </w:pPr>
            <w:r>
              <w:rPr>
                <w:rFonts w:hint="eastAsia"/>
                <w:b/>
                <w:bCs/>
              </w:rPr>
              <w:t>控制措施</w:t>
            </w:r>
          </w:p>
        </w:tc>
      </w:tr>
      <w:tr w:rsidR="004D00D9" w14:paraId="7E4E2203" w14:textId="77777777">
        <w:trPr>
          <w:trHeight w:val="113"/>
          <w:jc w:val="center"/>
        </w:trPr>
        <w:tc>
          <w:tcPr>
            <w:tcW w:w="427" w:type="pct"/>
            <w:tcBorders>
              <w:top w:val="single" w:sz="4" w:space="0" w:color="auto"/>
              <w:left w:val="single" w:sz="4" w:space="0" w:color="auto"/>
              <w:bottom w:val="single" w:sz="4" w:space="0" w:color="auto"/>
              <w:right w:val="single" w:sz="4" w:space="0" w:color="auto"/>
            </w:tcBorders>
            <w:vAlign w:val="center"/>
          </w:tcPr>
          <w:p w14:paraId="7E4E2200" w14:textId="77777777" w:rsidR="004D00D9" w:rsidRDefault="00000000">
            <w:pPr>
              <w:pStyle w:val="af9"/>
            </w:pPr>
            <w:r>
              <w:rPr>
                <w:rFonts w:hint="eastAsia"/>
              </w:rPr>
              <w:t>1</w:t>
            </w:r>
          </w:p>
        </w:tc>
        <w:tc>
          <w:tcPr>
            <w:tcW w:w="1818" w:type="pct"/>
            <w:tcBorders>
              <w:top w:val="single" w:sz="4" w:space="0" w:color="auto"/>
              <w:left w:val="single" w:sz="4" w:space="0" w:color="auto"/>
              <w:bottom w:val="single" w:sz="4" w:space="0" w:color="auto"/>
              <w:right w:val="single" w:sz="4" w:space="0" w:color="auto"/>
            </w:tcBorders>
            <w:vAlign w:val="center"/>
          </w:tcPr>
          <w:p w14:paraId="7E4E2201" w14:textId="77777777" w:rsidR="004D00D9" w:rsidRDefault="00000000">
            <w:pPr>
              <w:pStyle w:val="af9"/>
            </w:pPr>
            <w:r>
              <w:rPr>
                <w:rFonts w:hint="eastAsia"/>
              </w:rPr>
              <w:t>平台功能模块较多且耦合性强，测试人员操作不规范可能导致兼容性问题或功能冲突。</w:t>
            </w:r>
          </w:p>
        </w:tc>
        <w:tc>
          <w:tcPr>
            <w:tcW w:w="2755" w:type="pct"/>
            <w:tcBorders>
              <w:top w:val="single" w:sz="4" w:space="0" w:color="auto"/>
              <w:left w:val="single" w:sz="4" w:space="0" w:color="auto"/>
              <w:bottom w:val="single" w:sz="4" w:space="0" w:color="auto"/>
              <w:right w:val="single" w:sz="4" w:space="0" w:color="auto"/>
            </w:tcBorders>
            <w:vAlign w:val="center"/>
          </w:tcPr>
          <w:p w14:paraId="7E4E2202" w14:textId="77777777" w:rsidR="004D00D9" w:rsidRDefault="00000000">
            <w:pPr>
              <w:pStyle w:val="af9"/>
              <w:jc w:val="both"/>
            </w:pPr>
            <w:r>
              <w:rPr>
                <w:rFonts w:hint="eastAsia"/>
              </w:rPr>
              <w:t>制定详细的测试方案，明确每个功能模块的测试步骤和注意事项；开展测试操作培训，确保每位测试人员熟练掌握操作流程；建立测试结果检查机制，由测试组组长对每项指标的测试步骤和结论进行复核，保障测试结果准确。</w:t>
            </w:r>
          </w:p>
        </w:tc>
      </w:tr>
      <w:tr w:rsidR="004D00D9" w14:paraId="7E4E2207" w14:textId="77777777">
        <w:trPr>
          <w:trHeight w:val="113"/>
          <w:jc w:val="center"/>
        </w:trPr>
        <w:tc>
          <w:tcPr>
            <w:tcW w:w="427" w:type="pct"/>
            <w:tcBorders>
              <w:top w:val="single" w:sz="4" w:space="0" w:color="auto"/>
              <w:left w:val="single" w:sz="4" w:space="0" w:color="auto"/>
              <w:bottom w:val="single" w:sz="4" w:space="0" w:color="auto"/>
              <w:right w:val="single" w:sz="4" w:space="0" w:color="auto"/>
            </w:tcBorders>
            <w:vAlign w:val="center"/>
          </w:tcPr>
          <w:p w14:paraId="7E4E2204" w14:textId="77777777" w:rsidR="004D00D9" w:rsidRDefault="00000000">
            <w:pPr>
              <w:pStyle w:val="af9"/>
            </w:pPr>
            <w:r>
              <w:rPr>
                <w:rFonts w:hint="eastAsia"/>
              </w:rPr>
              <w:t>2</w:t>
            </w:r>
          </w:p>
        </w:tc>
        <w:tc>
          <w:tcPr>
            <w:tcW w:w="1818" w:type="pct"/>
            <w:tcBorders>
              <w:top w:val="single" w:sz="4" w:space="0" w:color="auto"/>
              <w:left w:val="single" w:sz="4" w:space="0" w:color="auto"/>
              <w:bottom w:val="single" w:sz="4" w:space="0" w:color="auto"/>
              <w:right w:val="single" w:sz="4" w:space="0" w:color="auto"/>
            </w:tcBorders>
            <w:vAlign w:val="center"/>
          </w:tcPr>
          <w:p w14:paraId="7E4E2205" w14:textId="77777777" w:rsidR="004D00D9" w:rsidRDefault="00000000">
            <w:pPr>
              <w:pStyle w:val="af9"/>
            </w:pPr>
            <w:r>
              <w:rPr>
                <w:rFonts w:hint="eastAsia"/>
              </w:rPr>
              <w:t>测试过程中可能因为问题排查定位和整改修复耗时过久，影响测试用例的执行进度</w:t>
            </w:r>
          </w:p>
        </w:tc>
        <w:tc>
          <w:tcPr>
            <w:tcW w:w="2755" w:type="pct"/>
            <w:tcBorders>
              <w:top w:val="single" w:sz="4" w:space="0" w:color="auto"/>
              <w:left w:val="single" w:sz="4" w:space="0" w:color="auto"/>
              <w:bottom w:val="single" w:sz="4" w:space="0" w:color="auto"/>
              <w:right w:val="single" w:sz="4" w:space="0" w:color="auto"/>
            </w:tcBorders>
            <w:vAlign w:val="center"/>
          </w:tcPr>
          <w:p w14:paraId="7E4E2206" w14:textId="77777777" w:rsidR="004D00D9" w:rsidRDefault="00000000">
            <w:pPr>
              <w:pStyle w:val="af9"/>
              <w:jc w:val="both"/>
            </w:pPr>
            <w:r>
              <w:rPr>
                <w:rFonts w:hint="eastAsia"/>
              </w:rPr>
              <w:t>组建由平台开发人员、测试专家组成的响应小组，保障问题及时排查整改；每日召开问题分析会，集中解决严重问题或共性技术难题，保障测试有序推进。</w:t>
            </w:r>
          </w:p>
        </w:tc>
      </w:tr>
      <w:tr w:rsidR="004D00D9" w14:paraId="7E4E220B" w14:textId="77777777">
        <w:trPr>
          <w:trHeight w:val="113"/>
          <w:jc w:val="center"/>
        </w:trPr>
        <w:tc>
          <w:tcPr>
            <w:tcW w:w="427" w:type="pct"/>
            <w:tcBorders>
              <w:top w:val="single" w:sz="4" w:space="0" w:color="auto"/>
              <w:left w:val="single" w:sz="4" w:space="0" w:color="auto"/>
              <w:bottom w:val="single" w:sz="4" w:space="0" w:color="auto"/>
              <w:right w:val="single" w:sz="4" w:space="0" w:color="auto"/>
            </w:tcBorders>
            <w:vAlign w:val="center"/>
          </w:tcPr>
          <w:p w14:paraId="7E4E2208" w14:textId="77777777" w:rsidR="004D00D9" w:rsidRDefault="00000000">
            <w:pPr>
              <w:pStyle w:val="af9"/>
            </w:pPr>
            <w:r>
              <w:rPr>
                <w:rFonts w:hint="eastAsia"/>
              </w:rPr>
              <w:t>3</w:t>
            </w:r>
          </w:p>
        </w:tc>
        <w:tc>
          <w:tcPr>
            <w:tcW w:w="1818" w:type="pct"/>
            <w:tcBorders>
              <w:top w:val="single" w:sz="4" w:space="0" w:color="auto"/>
              <w:left w:val="single" w:sz="4" w:space="0" w:color="auto"/>
              <w:bottom w:val="single" w:sz="4" w:space="0" w:color="auto"/>
              <w:right w:val="single" w:sz="4" w:space="0" w:color="auto"/>
            </w:tcBorders>
            <w:vAlign w:val="center"/>
          </w:tcPr>
          <w:p w14:paraId="7E4E2209" w14:textId="77777777" w:rsidR="004D00D9" w:rsidRDefault="00000000">
            <w:pPr>
              <w:pStyle w:val="af9"/>
            </w:pPr>
            <w:r>
              <w:rPr>
                <w:rFonts w:hint="eastAsia"/>
              </w:rPr>
              <w:t>人力、测试环境或算力资源不足，可能导致测试进度延迟，影响测试进度和质量。</w:t>
            </w:r>
          </w:p>
        </w:tc>
        <w:tc>
          <w:tcPr>
            <w:tcW w:w="2755" w:type="pct"/>
            <w:tcBorders>
              <w:top w:val="single" w:sz="4" w:space="0" w:color="auto"/>
              <w:left w:val="single" w:sz="4" w:space="0" w:color="auto"/>
              <w:bottom w:val="single" w:sz="4" w:space="0" w:color="auto"/>
              <w:right w:val="single" w:sz="4" w:space="0" w:color="auto"/>
            </w:tcBorders>
            <w:vAlign w:val="center"/>
          </w:tcPr>
          <w:p w14:paraId="7E4E220A" w14:textId="77777777" w:rsidR="004D00D9" w:rsidRDefault="00000000">
            <w:pPr>
              <w:pStyle w:val="af9"/>
              <w:jc w:val="both"/>
            </w:pPr>
            <w:r>
              <w:rPr>
                <w:rFonts w:hint="eastAsia"/>
              </w:rPr>
              <w:t>提前编制详细的资源需求计划，明确测试各阶段所需资源，做好资源准备工作；准备备用测试环境和设备，应对突发需求；与其他研发团队建立灵活支撑机制，在测试高峰期安排其他开发人员支援测试工作。</w:t>
            </w:r>
          </w:p>
        </w:tc>
      </w:tr>
    </w:tbl>
    <w:p w14:paraId="7E4E220C" w14:textId="77777777" w:rsidR="004D00D9" w:rsidRDefault="004D00D9">
      <w:pPr>
        <w:ind w:firstLineChars="0" w:firstLine="0"/>
        <w:rPr>
          <w:ins w:id="1129" w:author="Jingyu" w:date="2026-05-26T12:55:00Z"/>
        </w:rPr>
      </w:pPr>
    </w:p>
    <w:p w14:paraId="7E4E220D" w14:textId="77777777" w:rsidR="004D00D9" w:rsidRDefault="00000000">
      <w:pPr>
        <w:pStyle w:val="1"/>
        <w:rPr>
          <w:ins w:id="1130" w:author="Jingyu" w:date="2026-05-26T12:55:00Z"/>
          <w:rFonts w:hint="eastAsia"/>
        </w:rPr>
      </w:pPr>
      <w:ins w:id="1131" w:author="Jingyu" w:date="2026-05-26T12:55:00Z">
        <w:r>
          <w:rPr>
            <w:rFonts w:hint="eastAsia"/>
          </w:rPr>
          <w:t>附录</w:t>
        </w:r>
      </w:ins>
      <w:ins w:id="1132" w:author="Jingyu" w:date="2026-05-26T13:01:00Z">
        <w:r>
          <w:rPr>
            <w:rFonts w:hint="eastAsia"/>
          </w:rPr>
          <w:t>（参考附录，</w:t>
        </w:r>
      </w:ins>
      <w:ins w:id="1133" w:author="Jingyu" w:date="2026-05-26T13:02:00Z">
        <w:r>
          <w:rPr>
            <w:rFonts w:hint="eastAsia"/>
          </w:rPr>
          <w:t>软件功能</w:t>
        </w:r>
      </w:ins>
      <w:ins w:id="1134" w:author="Jingyu" w:date="2026-05-26T13:01:00Z">
        <w:r>
          <w:rPr>
            <w:rFonts w:hint="eastAsia"/>
          </w:rPr>
          <w:t>模块是怎么设计的，技术分析怎么做的</w:t>
        </w:r>
      </w:ins>
      <w:ins w:id="1135" w:author="Jingyu" w:date="2026-05-26T13:02:00Z">
        <w:r>
          <w:rPr>
            <w:rFonts w:hint="eastAsia"/>
          </w:rPr>
          <w:t>，</w:t>
        </w:r>
      </w:ins>
      <w:ins w:id="1136" w:author="Jingyu" w:date="2026-05-26T13:01:00Z">
        <w:r>
          <w:rPr>
            <w:rFonts w:hint="eastAsia"/>
          </w:rPr>
          <w:t>）</w:t>
        </w:r>
      </w:ins>
    </w:p>
    <w:p w14:paraId="7E4E220E" w14:textId="77777777" w:rsidR="004D00D9" w:rsidRDefault="00000000">
      <w:pPr>
        <w:pStyle w:val="2"/>
        <w:rPr>
          <w:ins w:id="1137" w:author="Jingyu" w:date="2026-05-26T12:56:00Z"/>
          <w:rFonts w:hint="eastAsia"/>
        </w:rPr>
      </w:pPr>
      <w:ins w:id="1138" w:author="Jingyu" w:date="2026-05-26T12:56:00Z">
        <w:r>
          <w:rPr>
            <w:rFonts w:hint="eastAsia"/>
          </w:rPr>
          <w:t>功能模块设计</w:t>
        </w:r>
      </w:ins>
    </w:p>
    <w:p w14:paraId="7E4E220F" w14:textId="77777777" w:rsidR="004D00D9" w:rsidRDefault="00000000">
      <w:pPr>
        <w:pStyle w:val="3"/>
        <w:rPr>
          <w:ins w:id="1139" w:author="Jingyu" w:date="2026-05-26T13:01:00Z"/>
        </w:rPr>
      </w:pPr>
      <w:ins w:id="1140" w:author="Jingyu" w:date="2026-05-26T13:13:00Z">
        <w:r>
          <w:rPr>
            <w:rFonts w:hint="eastAsia"/>
          </w:rPr>
          <w:t>性能指标体系模块。</w:t>
        </w:r>
      </w:ins>
      <w:ins w:id="1141" w:author="Jingyu" w:date="2026-05-26T13:01:00Z">
        <w:r>
          <w:rPr>
            <w:rFonts w:hint="eastAsia"/>
          </w:rPr>
          <w:t>融合电</w:t>
        </w:r>
        <w:r>
          <w:rPr>
            <w:rFonts w:hint="eastAsia"/>
          </w:rPr>
          <w:t>/</w:t>
        </w:r>
        <w:r>
          <w:rPr>
            <w:rFonts w:hint="eastAsia"/>
          </w:rPr>
          <w:t>热</w:t>
        </w:r>
        <w:r>
          <w:rPr>
            <w:rFonts w:hint="eastAsia"/>
          </w:rPr>
          <w:t>/</w:t>
        </w:r>
        <w:r>
          <w:rPr>
            <w:rFonts w:hint="eastAsia"/>
          </w:rPr>
          <w:t>燃料多能转化的优化设计模块</w:t>
        </w:r>
      </w:ins>
      <w:ins w:id="1142" w:author="Jingyu" w:date="2026-05-26T13:02:00Z">
        <w:r>
          <w:rPr>
            <w:rFonts w:hint="eastAsia"/>
          </w:rPr>
          <w:lastRenderedPageBreak/>
          <w:t>（容量优化配置模块设计）</w:t>
        </w:r>
      </w:ins>
    </w:p>
    <w:p w14:paraId="7E4E2210" w14:textId="77777777" w:rsidR="004D00D9" w:rsidRDefault="00000000">
      <w:pPr>
        <w:ind w:firstLineChars="0" w:firstLine="0"/>
        <w:rPr>
          <w:ins w:id="1143" w:author="Jingyu" w:date="2026-05-26T13:01:00Z"/>
        </w:rPr>
      </w:pPr>
      <w:ins w:id="1144" w:author="Jingyu" w:date="2026-05-26T13:13:00Z">
        <w:r>
          <w:rPr>
            <w:rFonts w:hint="eastAsia"/>
          </w:rPr>
          <w:t>性能指标体系模块、约束处理算法模块、多目标决策算法模块</w:t>
        </w:r>
      </w:ins>
    </w:p>
    <w:p w14:paraId="7E4E2211" w14:textId="77777777" w:rsidR="004D00D9" w:rsidRDefault="00000000">
      <w:pPr>
        <w:pStyle w:val="3"/>
        <w:rPr>
          <w:ins w:id="1145" w:author="Jingyu" w:date="2026-05-26T13:13:00Z"/>
        </w:rPr>
      </w:pPr>
      <w:ins w:id="1146" w:author="Jingyu" w:date="2026-05-26T13:13:00Z">
        <w:r>
          <w:rPr>
            <w:rFonts w:hint="eastAsia"/>
          </w:rPr>
          <w:t>约束处理算法模块。</w:t>
        </w:r>
      </w:ins>
      <w:ins w:id="1147" w:author="Jingyu" w:date="2026-05-26T13:01:00Z">
        <w:r>
          <w:rPr>
            <w:rFonts w:hint="eastAsia"/>
          </w:rPr>
          <w:t>电</w:t>
        </w:r>
        <w:r>
          <w:rPr>
            <w:rFonts w:hint="eastAsia"/>
          </w:rPr>
          <w:t>/</w:t>
        </w:r>
        <w:r>
          <w:rPr>
            <w:rFonts w:hint="eastAsia"/>
          </w:rPr>
          <w:t>热</w:t>
        </w:r>
        <w:r>
          <w:rPr>
            <w:rFonts w:hint="eastAsia"/>
          </w:rPr>
          <w:t>/</w:t>
        </w:r>
        <w:r>
          <w:rPr>
            <w:rFonts w:hint="eastAsia"/>
          </w:rPr>
          <w:t>燃料多能动态平衡的能量管理模块</w:t>
        </w:r>
      </w:ins>
    </w:p>
    <w:p w14:paraId="7E4E2212" w14:textId="77777777" w:rsidR="004D00D9" w:rsidRDefault="004D00D9">
      <w:pPr>
        <w:ind w:firstLineChars="0" w:firstLine="0"/>
        <w:rPr>
          <w:ins w:id="1148" w:author="Jingyu" w:date="2026-05-26T13:13:00Z"/>
        </w:rPr>
      </w:pPr>
    </w:p>
    <w:p w14:paraId="7E4E2213" w14:textId="77777777" w:rsidR="004D00D9" w:rsidRDefault="004D00D9">
      <w:pPr>
        <w:ind w:firstLineChars="0" w:firstLine="0"/>
        <w:rPr>
          <w:ins w:id="1149" w:author="Jingyu" w:date="2026-05-26T15:07:00Z"/>
        </w:rPr>
      </w:pPr>
    </w:p>
    <w:p w14:paraId="7E4E2214" w14:textId="77777777" w:rsidR="004D00D9" w:rsidRDefault="004D00D9">
      <w:pPr>
        <w:ind w:firstLineChars="0" w:firstLine="0"/>
        <w:rPr>
          <w:ins w:id="1150" w:author="Jingyu" w:date="2026-05-26T13:13:00Z"/>
        </w:rPr>
      </w:pPr>
    </w:p>
    <w:p w14:paraId="7E4E2215" w14:textId="77777777" w:rsidR="004D00D9" w:rsidRDefault="00000000">
      <w:pPr>
        <w:pStyle w:val="3"/>
        <w:rPr>
          <w:ins w:id="1151" w:author="Jingyu" w:date="2026-05-26T13:13:00Z"/>
        </w:rPr>
      </w:pPr>
      <w:ins w:id="1152" w:author="Jingyu" w:date="2026-05-26T13:13:00Z">
        <w:r>
          <w:rPr>
            <w:rFonts w:hint="eastAsia"/>
          </w:rPr>
          <w:t>多目标决策算法模块。电</w:t>
        </w:r>
        <w:r>
          <w:rPr>
            <w:rFonts w:hint="eastAsia"/>
          </w:rPr>
          <w:t>/</w:t>
        </w:r>
        <w:r>
          <w:rPr>
            <w:rFonts w:hint="eastAsia"/>
          </w:rPr>
          <w:t>热</w:t>
        </w:r>
        <w:r>
          <w:rPr>
            <w:rFonts w:hint="eastAsia"/>
          </w:rPr>
          <w:t>/</w:t>
        </w:r>
        <w:r>
          <w:rPr>
            <w:rFonts w:hint="eastAsia"/>
          </w:rPr>
          <w:t>燃料多能动态平衡的能量管理模块</w:t>
        </w:r>
      </w:ins>
    </w:p>
    <w:p w14:paraId="7E4E2216" w14:textId="77777777" w:rsidR="004D00D9" w:rsidRDefault="004D00D9" w:rsidP="004D00D9">
      <w:pPr>
        <w:ind w:firstLineChars="0" w:firstLine="0"/>
        <w:rPr>
          <w:ins w:id="1153" w:author="Jingyu" w:date="2026-05-26T13:01:00Z"/>
        </w:rPr>
        <w:pPrChange w:id="1154" w:author="Jingyu" w:date="2026-05-26T13:13:00Z">
          <w:pPr>
            <w:pStyle w:val="3"/>
          </w:pPr>
        </w:pPrChange>
      </w:pPr>
    </w:p>
    <w:p w14:paraId="7E4E2217" w14:textId="77777777" w:rsidR="004D00D9" w:rsidRDefault="004D00D9">
      <w:pPr>
        <w:ind w:firstLineChars="0" w:firstLine="0"/>
        <w:rPr>
          <w:ins w:id="1155" w:author="Jingyu" w:date="2026-05-26T12:56:00Z"/>
        </w:rPr>
      </w:pPr>
    </w:p>
    <w:p w14:paraId="7E4E2218" w14:textId="77777777" w:rsidR="004D00D9" w:rsidRDefault="004D00D9">
      <w:pPr>
        <w:ind w:firstLineChars="0" w:firstLine="0"/>
        <w:rPr>
          <w:ins w:id="1156" w:author="Jingyu" w:date="2026-05-26T12:56:00Z"/>
        </w:rPr>
      </w:pPr>
    </w:p>
    <w:p w14:paraId="7E4E2219" w14:textId="77777777" w:rsidR="004D00D9" w:rsidRDefault="00000000">
      <w:pPr>
        <w:pStyle w:val="2"/>
        <w:rPr>
          <w:ins w:id="1157" w:author="Jingyu" w:date="2026-05-26T12:56:00Z"/>
          <w:rFonts w:hint="eastAsia"/>
        </w:rPr>
      </w:pPr>
      <w:ins w:id="1158" w:author="Jingyu" w:date="2026-05-26T12:56:00Z">
        <w:r>
          <w:rPr>
            <w:rFonts w:hint="eastAsia"/>
          </w:rPr>
          <w:t>功能模块技术分析</w:t>
        </w:r>
      </w:ins>
    </w:p>
    <w:p w14:paraId="7E4E221A" w14:textId="77777777" w:rsidR="004D00D9" w:rsidRDefault="00000000">
      <w:pPr>
        <w:pStyle w:val="3"/>
        <w:rPr>
          <w:ins w:id="1159" w:author="Jingyu" w:date="2026-05-26T12:57:00Z"/>
        </w:rPr>
      </w:pPr>
      <w:ins w:id="1160" w:author="Jingyu" w:date="2026-05-26T13:14:00Z">
        <w:r>
          <w:rPr>
            <w:rFonts w:hint="eastAsia"/>
          </w:rPr>
          <w:t>性能指标体系模块。</w:t>
        </w:r>
      </w:ins>
      <w:ins w:id="1161" w:author="Jingyu" w:date="2026-05-26T12:58:00Z">
        <w:r>
          <w:rPr>
            <w:rFonts w:hint="eastAsia"/>
          </w:rPr>
          <w:t>融合电</w:t>
        </w:r>
        <w:r>
          <w:rPr>
            <w:rFonts w:hint="eastAsia"/>
          </w:rPr>
          <w:t>/</w:t>
        </w:r>
        <w:r>
          <w:rPr>
            <w:rFonts w:hint="eastAsia"/>
          </w:rPr>
          <w:t>热</w:t>
        </w:r>
        <w:r>
          <w:rPr>
            <w:rFonts w:hint="eastAsia"/>
          </w:rPr>
          <w:t>/</w:t>
        </w:r>
        <w:r>
          <w:rPr>
            <w:rFonts w:hint="eastAsia"/>
          </w:rPr>
          <w:t>燃料多能转</w:t>
        </w:r>
      </w:ins>
      <w:ins w:id="1162" w:author="Jingyu" w:date="2026-05-26T12:59:00Z">
        <w:r>
          <w:rPr>
            <w:rFonts w:hint="eastAsia"/>
          </w:rPr>
          <w:t>化的</w:t>
        </w:r>
      </w:ins>
      <w:ins w:id="1163" w:author="Jingyu" w:date="2026-05-26T12:57:00Z">
        <w:r>
          <w:rPr>
            <w:rFonts w:hint="eastAsia"/>
          </w:rPr>
          <w:t>优化</w:t>
        </w:r>
      </w:ins>
      <w:ins w:id="1164" w:author="Jingyu" w:date="2026-05-26T12:59:00Z">
        <w:r>
          <w:rPr>
            <w:rFonts w:hint="eastAsia"/>
          </w:rPr>
          <w:t>设计</w:t>
        </w:r>
      </w:ins>
      <w:ins w:id="1165" w:author="Jingyu" w:date="2026-05-26T12:57:00Z">
        <w:r>
          <w:rPr>
            <w:rFonts w:hint="eastAsia"/>
          </w:rPr>
          <w:t>模块</w:t>
        </w:r>
      </w:ins>
      <w:ins w:id="1166" w:author="Jingyu" w:date="2026-05-26T13:02:00Z">
        <w:r>
          <w:rPr>
            <w:rFonts w:hint="eastAsia"/>
          </w:rPr>
          <w:t>（容量优化配置模块原理</w:t>
        </w:r>
      </w:ins>
      <w:ins w:id="1167" w:author="Jingyu" w:date="2026-05-26T13:03:00Z">
        <w:r>
          <w:rPr>
            <w:rFonts w:hint="eastAsia"/>
          </w:rPr>
          <w:t>分析，参考测试方案，需要注意通用性，论文公式的通用性表述</w:t>
        </w:r>
      </w:ins>
      <w:ins w:id="1168" w:author="Jingyu" w:date="2026-05-26T13:02:00Z">
        <w:r>
          <w:rPr>
            <w:rFonts w:hint="eastAsia"/>
          </w:rPr>
          <w:t>）</w:t>
        </w:r>
      </w:ins>
    </w:p>
    <w:p w14:paraId="7E4E221B" w14:textId="77777777" w:rsidR="004D00D9" w:rsidRDefault="004D00D9">
      <w:pPr>
        <w:ind w:firstLineChars="0" w:firstLine="0"/>
        <w:rPr>
          <w:ins w:id="1169" w:author="Jingyu" w:date="2026-05-26T15:07:00Z"/>
        </w:rPr>
      </w:pPr>
    </w:p>
    <w:p w14:paraId="7E4E221C" w14:textId="77777777" w:rsidR="004D00D9" w:rsidRDefault="004D00D9">
      <w:pPr>
        <w:ind w:firstLineChars="0" w:firstLine="0"/>
        <w:rPr>
          <w:ins w:id="1170" w:author="Jingyu" w:date="2026-05-26T15:07:00Z"/>
        </w:rPr>
      </w:pPr>
    </w:p>
    <w:p w14:paraId="7E4E221D" w14:textId="77777777" w:rsidR="004D00D9" w:rsidRDefault="004D00D9">
      <w:pPr>
        <w:ind w:firstLineChars="0" w:firstLine="0"/>
        <w:rPr>
          <w:ins w:id="1171" w:author="Jingyu" w:date="2026-05-26T12:57:00Z"/>
        </w:rPr>
      </w:pPr>
    </w:p>
    <w:p w14:paraId="7E4E221E" w14:textId="77777777" w:rsidR="004D00D9" w:rsidRDefault="00000000">
      <w:pPr>
        <w:pStyle w:val="3"/>
        <w:rPr>
          <w:ins w:id="1172" w:author="Jingyu" w:date="2026-05-26T12:57:00Z"/>
        </w:rPr>
      </w:pPr>
      <w:ins w:id="1173" w:author="Jingyu" w:date="2026-05-26T13:14:00Z">
        <w:r>
          <w:rPr>
            <w:rFonts w:hint="eastAsia"/>
          </w:rPr>
          <w:t>约束处理算法模块。</w:t>
        </w:r>
      </w:ins>
      <w:ins w:id="1174" w:author="Jingyu" w:date="2026-05-26T12:59:00Z">
        <w:r>
          <w:rPr>
            <w:rFonts w:hint="eastAsia"/>
          </w:rPr>
          <w:t>电</w:t>
        </w:r>
        <w:r>
          <w:rPr>
            <w:rFonts w:hint="eastAsia"/>
          </w:rPr>
          <w:t>/</w:t>
        </w:r>
        <w:r>
          <w:rPr>
            <w:rFonts w:hint="eastAsia"/>
          </w:rPr>
          <w:t>热</w:t>
        </w:r>
        <w:r>
          <w:rPr>
            <w:rFonts w:hint="eastAsia"/>
          </w:rPr>
          <w:t>/</w:t>
        </w:r>
        <w:r>
          <w:rPr>
            <w:rFonts w:hint="eastAsia"/>
          </w:rPr>
          <w:t>燃料多能动态平衡的</w:t>
        </w:r>
      </w:ins>
      <w:ins w:id="1175" w:author="Jingyu" w:date="2026-05-26T12:58:00Z">
        <w:r>
          <w:rPr>
            <w:rFonts w:hint="eastAsia"/>
          </w:rPr>
          <w:t>能量管理模块</w:t>
        </w:r>
      </w:ins>
      <w:ins w:id="1176" w:author="Jingyu" w:date="2026-05-26T13:03:00Z">
        <w:r>
          <w:rPr>
            <w:rFonts w:hint="eastAsia"/>
          </w:rPr>
          <w:t>（能量管理模块原理分析，参考测试方案，需要注意通用性，论文公式的通用性表述）</w:t>
        </w:r>
      </w:ins>
    </w:p>
    <w:p w14:paraId="7E4E221F" w14:textId="77777777" w:rsidR="004D00D9" w:rsidRDefault="004D00D9">
      <w:pPr>
        <w:ind w:firstLineChars="0" w:firstLine="0"/>
        <w:rPr>
          <w:ins w:id="1177" w:author="Jingyu" w:date="2026-05-26T15:07:00Z"/>
        </w:rPr>
      </w:pPr>
    </w:p>
    <w:p w14:paraId="7E4E2220" w14:textId="77777777" w:rsidR="004D00D9" w:rsidRDefault="004D00D9">
      <w:pPr>
        <w:ind w:firstLineChars="0" w:firstLine="0"/>
        <w:rPr>
          <w:ins w:id="1178" w:author="Jingyu" w:date="2026-05-26T15:07:00Z"/>
        </w:rPr>
      </w:pPr>
    </w:p>
    <w:p w14:paraId="7E4E2221" w14:textId="77777777" w:rsidR="004D00D9" w:rsidRDefault="004D00D9">
      <w:pPr>
        <w:ind w:firstLineChars="0" w:firstLine="0"/>
        <w:rPr>
          <w:ins w:id="1179" w:author="Jingyu" w:date="2026-05-26T12:57:00Z"/>
        </w:rPr>
      </w:pPr>
    </w:p>
    <w:p w14:paraId="7E4E2222" w14:textId="77777777" w:rsidR="004D00D9" w:rsidRDefault="00000000" w:rsidP="004D00D9">
      <w:pPr>
        <w:pStyle w:val="3"/>
        <w:rPr>
          <w:ins w:id="1180" w:author="Jingyu" w:date="2026-05-26T12:57:00Z"/>
        </w:rPr>
        <w:pPrChange w:id="1181" w:author="Jingyu" w:date="2026-05-26T12:56:00Z">
          <w:pPr>
            <w:ind w:firstLineChars="0" w:firstLine="0"/>
          </w:pPr>
        </w:pPrChange>
      </w:pPr>
      <w:ins w:id="1182" w:author="Jingyu" w:date="2026-05-26T13:14:00Z">
        <w:r>
          <w:rPr>
            <w:rFonts w:hint="eastAsia"/>
          </w:rPr>
          <w:lastRenderedPageBreak/>
          <w:t>多目标决策算法模块。</w:t>
        </w:r>
      </w:ins>
    </w:p>
    <w:p w14:paraId="7E4E2223" w14:textId="77777777" w:rsidR="004D00D9" w:rsidRDefault="004D00D9" w:rsidP="004D00D9">
      <w:pPr>
        <w:ind w:firstLineChars="0" w:firstLine="0"/>
        <w:rPr>
          <w:ins w:id="1183" w:author="Jingyu" w:date="2026-05-26T12:56:00Z"/>
          <w:rFonts w:hint="eastAsia"/>
        </w:rPr>
        <w:pPrChange w:id="1184" w:author="Jingyu" w:date="2026-05-26T12:56:00Z">
          <w:pPr>
            <w:pStyle w:val="2"/>
          </w:pPr>
        </w:pPrChange>
      </w:pPr>
    </w:p>
    <w:p w14:paraId="7E4E2224" w14:textId="77777777" w:rsidR="004D00D9" w:rsidRDefault="004D00D9">
      <w:pPr>
        <w:ind w:firstLineChars="0" w:firstLine="0"/>
        <w:rPr>
          <w:ins w:id="1185" w:author="Jingyu" w:date="2026-05-26T15:07:00Z"/>
        </w:rPr>
      </w:pPr>
    </w:p>
    <w:p w14:paraId="7E4E2225" w14:textId="77777777" w:rsidR="004D00D9" w:rsidRDefault="004D00D9" w:rsidP="004D00D9">
      <w:pPr>
        <w:ind w:firstLineChars="0" w:firstLine="0"/>
        <w:pPrChange w:id="1186" w:author="Jingyu" w:date="2026-05-26T12:55:00Z">
          <w:pPr/>
        </w:pPrChange>
      </w:pPr>
    </w:p>
    <w:sectPr w:rsidR="004D00D9">
      <w:footerReference w:type="default" r:id="rId20"/>
      <w:footerReference w:type="first" r:id="rId21"/>
      <w:pgSz w:w="11906" w:h="16838"/>
      <w:pgMar w:top="1701" w:right="1701" w:bottom="1701" w:left="1701" w:header="851" w:footer="851" w:gutter="0"/>
      <w:pgNumType w:start="1"/>
      <w:cols w:space="425"/>
      <w:docGrid w:type="linesAndChars"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黄嵘" w:date="2026-05-26T14:42:00Z" w:initials="">
    <w:p w14:paraId="7E4E2226" w14:textId="77777777" w:rsidR="004D00D9" w:rsidRDefault="00781E95">
      <w:pPr>
        <w:pStyle w:val="a6"/>
        <w:ind w:left="2240" w:firstLine="420"/>
      </w:pPr>
      <w:r>
        <w:rPr>
          <w:rStyle w:val="af5"/>
        </w:rPr>
        <w:annotationRef/>
      </w:r>
      <w:r w:rsidR="00000000">
        <w:rPr>
          <w:rFonts w:hint="eastAsia"/>
        </w:rPr>
        <w:t>各课题先补充，后进行统一完善</w:t>
      </w:r>
    </w:p>
  </w:comment>
  <w:comment w:id="21" w:author="黄嵘" w:date="2026-05-26T14:42:00Z" w:initials="">
    <w:p w14:paraId="7E4E2227" w14:textId="77777777" w:rsidR="004D00D9" w:rsidRDefault="00781E95">
      <w:pPr>
        <w:pStyle w:val="a6"/>
        <w:ind w:left="2240" w:firstLine="420"/>
      </w:pPr>
      <w:r>
        <w:rPr>
          <w:rStyle w:val="af5"/>
        </w:rPr>
        <w:annotationRef/>
      </w:r>
      <w:r w:rsidR="00000000">
        <w:rPr>
          <w:rFonts w:hint="eastAsia"/>
        </w:rPr>
        <w:t>各课题补充</w:t>
      </w:r>
    </w:p>
  </w:comment>
  <w:comment w:id="34" w:author="Jingyu" w:date="2026-05-26T13:04:00Z" w:initials="">
    <w:p w14:paraId="7E4E2228" w14:textId="77777777" w:rsidR="004D00D9" w:rsidRDefault="00781E95">
      <w:pPr>
        <w:pStyle w:val="a6"/>
        <w:ind w:firstLine="420"/>
      </w:pPr>
      <w:r>
        <w:rPr>
          <w:rStyle w:val="af5"/>
        </w:rPr>
        <w:annotationRef/>
      </w:r>
      <w:r w:rsidR="00000000">
        <w:rPr>
          <w:rFonts w:hint="eastAsia"/>
        </w:rPr>
        <w:t>这个的计算或者考核方式，这个属于性能效率指标</w:t>
      </w:r>
    </w:p>
  </w:comment>
  <w:comment w:id="35" w:author="Jingyu" w:date="2026-05-26T13:05:00Z" w:initials="">
    <w:p w14:paraId="7E4E2229" w14:textId="77777777" w:rsidR="004D00D9" w:rsidRDefault="00781E95">
      <w:pPr>
        <w:pStyle w:val="a6"/>
        <w:ind w:firstLine="420"/>
      </w:pPr>
      <w:r>
        <w:rPr>
          <w:rStyle w:val="af5"/>
        </w:rPr>
        <w:annotationRef/>
      </w:r>
      <w:r w:rsidR="00000000">
        <w:rPr>
          <w:rFonts w:hint="eastAsia"/>
        </w:rPr>
        <w:t>参考功能测试指标，分别对应哪些</w:t>
      </w:r>
    </w:p>
    <w:p w14:paraId="7E4E222A" w14:textId="77777777" w:rsidR="004D00D9" w:rsidRDefault="00000000">
      <w:pPr>
        <w:pStyle w:val="a6"/>
      </w:pPr>
      <w:bookmarkStart w:id="36" w:name="OLE_LINK7"/>
      <w:r>
        <w:rPr>
          <w:rFonts w:hint="eastAsia"/>
        </w:rPr>
        <w:t>性能指标体系模块、约束处理算法模块、多目标决策算法模块</w:t>
      </w:r>
      <w:bookmarkEnd w:id="36"/>
    </w:p>
  </w:comment>
  <w:comment w:id="40" w:author="Jingyu" w:date="2026-05-26T13:06:00Z" w:initials="">
    <w:p w14:paraId="7E4E222B" w14:textId="77777777" w:rsidR="004D00D9" w:rsidRDefault="00781E95">
      <w:pPr>
        <w:pStyle w:val="a6"/>
        <w:ind w:firstLine="420"/>
      </w:pPr>
      <w:r>
        <w:rPr>
          <w:rStyle w:val="af5"/>
        </w:rPr>
        <w:annotationRef/>
      </w:r>
      <w:r w:rsidR="00000000">
        <w:rPr>
          <w:rFonts w:hint="eastAsia"/>
        </w:rPr>
        <w:t>参考硬件环境重新撰写</w:t>
      </w:r>
    </w:p>
  </w:comment>
  <w:comment w:id="42" w:author="Jingyu" w:date="2026-05-26T13:07:00Z" w:initials="">
    <w:p w14:paraId="7E4E222C" w14:textId="77777777" w:rsidR="004D00D9" w:rsidRDefault="00781E95">
      <w:pPr>
        <w:pStyle w:val="a6"/>
        <w:ind w:firstLine="420"/>
      </w:pPr>
      <w:r>
        <w:rPr>
          <w:rStyle w:val="af5"/>
        </w:rPr>
        <w:annotationRef/>
      </w:r>
      <w:r w:rsidR="00000000">
        <w:rPr>
          <w:rFonts w:hint="eastAsia"/>
        </w:rPr>
        <w:t>参考电网模型，针对可以分为源、荷、转换、储能四大类</w:t>
      </w:r>
    </w:p>
  </w:comment>
  <w:comment w:id="43" w:author="Jingyu" w:date="2026-05-26T13:08:00Z" w:initials="">
    <w:p w14:paraId="7E4E222D" w14:textId="77777777" w:rsidR="004D00D9" w:rsidRDefault="00781E95">
      <w:pPr>
        <w:pStyle w:val="a6"/>
        <w:ind w:firstLine="420"/>
      </w:pPr>
      <w:r>
        <w:rPr>
          <w:rStyle w:val="af5"/>
        </w:rPr>
        <w:annotationRef/>
      </w:r>
      <w:r w:rsidR="00000000">
        <w:rPr>
          <w:rFonts w:hint="eastAsia"/>
        </w:rPr>
        <w:t>这个参考软件交互进行撰写，输入输出的场景、边界等信息。</w:t>
      </w:r>
    </w:p>
    <w:p w14:paraId="7E4E222E" w14:textId="77777777" w:rsidR="004D00D9" w:rsidRDefault="00000000">
      <w:pPr>
        <w:pStyle w:val="a6"/>
      </w:pPr>
      <w:r>
        <w:rPr>
          <w:rFonts w:hint="eastAsia"/>
        </w:rPr>
        <w:t>除此之外，还要根据这个写出来测试边界，也就是对应模块的输入输出数据</w:t>
      </w:r>
    </w:p>
  </w:comment>
  <w:comment w:id="62" w:author="林雪茹" w:date="2026-05-26T19:00:00Z" w:initials="">
    <w:p w14:paraId="7E4E222F" w14:textId="77777777" w:rsidR="004D00D9" w:rsidRDefault="00781E95">
      <w:pPr>
        <w:pStyle w:val="a6"/>
        <w:ind w:firstLine="420"/>
      </w:pPr>
      <w:r>
        <w:rPr>
          <w:rStyle w:val="af5"/>
        </w:rPr>
        <w:annotationRef/>
      </w:r>
      <w:r w:rsidR="00000000">
        <w:rPr>
          <w:rFonts w:hint="eastAsia"/>
        </w:rPr>
        <w:t>举个例子是什么参数</w:t>
      </w:r>
    </w:p>
  </w:comment>
  <w:comment w:id="85" w:author="林雪茹" w:date="2026-05-26T18:50:00Z" w:initials="">
    <w:p w14:paraId="7E4E2230" w14:textId="77777777" w:rsidR="004D00D9" w:rsidRDefault="00781E95">
      <w:pPr>
        <w:pStyle w:val="a6"/>
        <w:ind w:firstLine="420"/>
      </w:pPr>
      <w:r>
        <w:rPr>
          <w:rStyle w:val="af5"/>
        </w:rPr>
        <w:annotationRef/>
      </w:r>
      <w:r w:rsidR="00000000">
        <w:rPr>
          <w:rFonts w:hint="eastAsia"/>
        </w:rPr>
        <w:t>检查下，整个</w:t>
      </w:r>
      <w:r w:rsidR="00000000">
        <w:rPr>
          <w:rFonts w:hint="eastAsia"/>
        </w:rPr>
        <w:t>6.1</w:t>
      </w:r>
      <w:r w:rsidR="00000000">
        <w:rPr>
          <w:rFonts w:hint="eastAsia"/>
        </w:rPr>
        <w:t>要测试的多能转换类型、单元模块库名称要保持一致</w:t>
      </w:r>
    </w:p>
  </w:comment>
  <w:comment w:id="139" w:author="林雪茹" w:date="2026-05-26T18:50:00Z" w:initials="">
    <w:p w14:paraId="7E4E2231" w14:textId="77777777" w:rsidR="004D00D9" w:rsidRDefault="00781E95">
      <w:pPr>
        <w:pStyle w:val="a6"/>
        <w:ind w:firstLine="420"/>
      </w:pPr>
      <w:r>
        <w:rPr>
          <w:rStyle w:val="af5"/>
        </w:rPr>
        <w:annotationRef/>
      </w:r>
      <w:r w:rsidR="00000000">
        <w:rPr>
          <w:rFonts w:hint="eastAsia"/>
        </w:rPr>
        <w:t>这一列措辞修改，不是设备，是单元模块，里面的名称也改下，可以加一列“涵盖设备”</w:t>
      </w:r>
    </w:p>
  </w:comment>
  <w:comment w:id="735" w:author="林雪茹" w:date="2026-05-26T18:47:00Z" w:initials="">
    <w:p w14:paraId="7E4E2232" w14:textId="77777777" w:rsidR="004D00D9" w:rsidRDefault="00781E95">
      <w:pPr>
        <w:pStyle w:val="a6"/>
        <w:ind w:firstLine="420"/>
      </w:pPr>
      <w:r>
        <w:rPr>
          <w:rStyle w:val="af5"/>
        </w:rPr>
        <w:annotationRef/>
      </w:r>
      <w:r w:rsidR="00000000">
        <w:rPr>
          <w:rFonts w:hint="eastAsia"/>
        </w:rPr>
        <w:t>修改为单元模块名称</w:t>
      </w:r>
    </w:p>
  </w:comment>
  <w:comment w:id="748" w:author="林雪茹" w:date="2026-05-26T18:52:00Z" w:initials="">
    <w:p w14:paraId="7E4E2233" w14:textId="77777777" w:rsidR="004D00D9" w:rsidRDefault="00781E95">
      <w:pPr>
        <w:pStyle w:val="a6"/>
        <w:ind w:firstLine="420"/>
      </w:pPr>
      <w:r>
        <w:rPr>
          <w:rStyle w:val="af5"/>
        </w:rPr>
        <w:annotationRef/>
      </w:r>
      <w:r w:rsidR="00000000">
        <w:rPr>
          <w:rFonts w:hint="eastAsia"/>
        </w:rPr>
        <w:t>德国这个场景要不删掉吧，减轻负担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4E2226" w15:done="0"/>
  <w15:commentEx w15:paraId="7E4E2227" w15:done="0"/>
  <w15:commentEx w15:paraId="7E4E2228" w15:done="0"/>
  <w15:commentEx w15:paraId="7E4E222A" w15:done="0"/>
  <w15:commentEx w15:paraId="7E4E222B" w15:done="0"/>
  <w15:commentEx w15:paraId="7E4E222C" w15:done="0"/>
  <w15:commentEx w15:paraId="7E4E222E" w15:done="0"/>
  <w15:commentEx w15:paraId="7E4E222F" w15:done="0"/>
  <w15:commentEx w15:paraId="7E4E2230" w15:done="0"/>
  <w15:commentEx w15:paraId="7E4E2231" w15:done="0"/>
  <w15:commentEx w15:paraId="7E4E2232" w15:done="0"/>
  <w15:commentEx w15:paraId="7E4E223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4E2226" w16cid:durableId="7E4E2232"/>
  <w16cid:commentId w16cid:paraId="7E4E2227" w16cid:durableId="7E4E2233"/>
  <w16cid:commentId w16cid:paraId="7E4E2228" w16cid:durableId="7E4E2234"/>
  <w16cid:commentId w16cid:paraId="7E4E222A" w16cid:durableId="7E4E2236"/>
  <w16cid:commentId w16cid:paraId="7E4E222B" w16cid:durableId="7E4E2237"/>
  <w16cid:commentId w16cid:paraId="7E4E222C" w16cid:durableId="7E4E2238"/>
  <w16cid:commentId w16cid:paraId="7E4E222E" w16cid:durableId="7E4E223A"/>
  <w16cid:commentId w16cid:paraId="7E4E222F" w16cid:durableId="7E4E223B"/>
  <w16cid:commentId w16cid:paraId="7E4E2230" w16cid:durableId="7E4E223C"/>
  <w16cid:commentId w16cid:paraId="7E4E2231" w16cid:durableId="7E4E223D"/>
  <w16cid:commentId w16cid:paraId="7E4E2232" w16cid:durableId="7E4E223E"/>
  <w16cid:commentId w16cid:paraId="7E4E2233" w16cid:durableId="7E4E22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6F858" w14:textId="77777777" w:rsidR="00A546F9" w:rsidRDefault="00A546F9">
      <w:pPr>
        <w:spacing w:line="240" w:lineRule="auto"/>
      </w:pPr>
      <w:r>
        <w:separator/>
      </w:r>
    </w:p>
  </w:endnote>
  <w:endnote w:type="continuationSeparator" w:id="0">
    <w:p w14:paraId="082809CA" w14:textId="77777777" w:rsidR="00A546F9" w:rsidRDefault="00A546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Bold r:id="rId1" w:subsetted="1" w:fontKey="{36272DC8-20D6-4C62-999D-B9ADFC9A3EE3}"/>
  </w:font>
  <w:font w:name="仿宋_GB2312">
    <w:altName w:val="微软雅黑"/>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embedBold r:id="rId2" w:subsetted="1" w:fontKey="{05780D93-52D7-4D2C-993B-42FA4763AB18}"/>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___WRD_EMBED_SUB_47">
    <w:altName w:val="微软雅黑"/>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3A" w14:textId="77777777" w:rsidR="004D00D9" w:rsidRDefault="00000000">
    <w:pPr>
      <w:pStyle w:val="a9"/>
      <w:ind w:firstLine="420"/>
      <w:rPr>
        <w:rStyle w:val="af3"/>
      </w:rPr>
    </w:pPr>
    <w:r>
      <w:rPr>
        <w:rStyle w:val="af3"/>
      </w:rPr>
      <w:fldChar w:fldCharType="begin"/>
    </w:r>
    <w:r>
      <w:rPr>
        <w:rStyle w:val="af3"/>
      </w:rPr>
      <w:instrText xml:space="preserve">PAGE  </w:instrText>
    </w:r>
    <w:r>
      <w:rPr>
        <w:rStyle w:val="af3"/>
      </w:rPr>
      <w:fldChar w:fldCharType="end"/>
    </w:r>
  </w:p>
  <w:p w14:paraId="7E4E223B" w14:textId="77777777" w:rsidR="004D00D9" w:rsidRDefault="004D00D9">
    <w:pPr>
      <w:pStyle w:val="a9"/>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3C" w14:textId="77777777" w:rsidR="004D00D9" w:rsidRDefault="004D00D9">
    <w:pPr>
      <w:pStyle w:val="a9"/>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3E" w14:textId="77777777" w:rsidR="004D00D9" w:rsidRDefault="004D00D9">
    <w:pPr>
      <w:pStyle w:val="a9"/>
      <w:ind w:firstLine="4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554169"/>
    </w:sdtPr>
    <w:sdtContent>
      <w:p w14:paraId="7E4E223F" w14:textId="77777777" w:rsidR="004D00D9" w:rsidRDefault="00000000">
        <w:pPr>
          <w:pStyle w:val="a9"/>
          <w:ind w:firstLine="420"/>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799761"/>
    </w:sdtPr>
    <w:sdtContent>
      <w:p w14:paraId="7E4E2241" w14:textId="77777777" w:rsidR="004D00D9" w:rsidRDefault="00000000">
        <w:pPr>
          <w:pStyle w:val="a9"/>
          <w:ind w:firstLine="420"/>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098572"/>
    </w:sdtPr>
    <w:sdtContent>
      <w:p w14:paraId="7E4E2242" w14:textId="77777777" w:rsidR="004D00D9" w:rsidRDefault="00000000">
        <w:pPr>
          <w:pStyle w:val="a9"/>
          <w:ind w:firstLine="420"/>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43" w14:textId="77777777" w:rsidR="004D00D9" w:rsidRDefault="004D00D9">
    <w:pPr>
      <w:pStyle w:val="a9"/>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3E1CA" w14:textId="77777777" w:rsidR="00A546F9" w:rsidRDefault="00A546F9">
      <w:pPr>
        <w:spacing w:line="240" w:lineRule="auto"/>
      </w:pPr>
      <w:r>
        <w:separator/>
      </w:r>
    </w:p>
  </w:footnote>
  <w:footnote w:type="continuationSeparator" w:id="0">
    <w:p w14:paraId="49732C55" w14:textId="77777777" w:rsidR="00A546F9" w:rsidRDefault="00A546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38" w14:textId="77777777" w:rsidR="004D00D9" w:rsidRDefault="004D00D9">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39" w14:textId="77777777" w:rsidR="004D00D9" w:rsidRDefault="004D00D9">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3D" w14:textId="77777777" w:rsidR="004D00D9" w:rsidRDefault="004D00D9" w:rsidP="004D00D9">
    <w:pPr>
      <w:pStyle w:val="ab"/>
      <w:pBdr>
        <w:bottom w:val="none" w:sz="0" w:space="0" w:color="auto"/>
      </w:pBdr>
      <w:ind w:firstLine="360"/>
      <w:pPrChange w:id="2" w:author="嵘 黄" w:date="2026-04-23T08:56:00Z">
        <w:pPr>
          <w:pStyle w:val="ab"/>
          <w:ind w:firstLine="360"/>
        </w:pPr>
      </w:pPrChang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240" w14:textId="77777777" w:rsidR="004D00D9" w:rsidRDefault="004D00D9">
    <w:pPr>
      <w:pStyle w:val="ab"/>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0FAF"/>
    <w:multiLevelType w:val="multilevel"/>
    <w:tmpl w:val="0A260FAF"/>
    <w:lvl w:ilvl="0">
      <w:start w:val="1"/>
      <w:numFmt w:val="decimal"/>
      <w:lvlText w:val="[%1]"/>
      <w:lvlJc w:val="left"/>
      <w:pPr>
        <w:ind w:left="440" w:hanging="440"/>
      </w:pPr>
      <w:rPr>
        <w:rFonts w:ascii="Times New Roman" w:eastAsia="宋体" w:hAnsi="Times New Roman" w:hint="default"/>
        <w:b w:val="0"/>
        <w:i w:val="0"/>
        <w:sz w:val="28"/>
        <w:szCs w:val="4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16B3D1B"/>
    <w:multiLevelType w:val="multilevel"/>
    <w:tmpl w:val="216B3D1B"/>
    <w:lvl w:ilvl="0">
      <w:start w:val="1"/>
      <w:numFmt w:val="decimal"/>
      <w:lvlText w:val="[%1]"/>
      <w:lvlJc w:val="left"/>
      <w:pPr>
        <w:ind w:left="440" w:hanging="440"/>
      </w:pPr>
      <w:rPr>
        <w:rFonts w:ascii="Times New Roman" w:eastAsia="宋体" w:hAnsi="Times New Roman" w:hint="default"/>
        <w:b w:val="0"/>
        <w:i w:val="0"/>
        <w:sz w:val="28"/>
        <w:szCs w:val="4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2F80E9C"/>
    <w:multiLevelType w:val="multilevel"/>
    <w:tmpl w:val="62F80E9C"/>
    <w:lvl w:ilvl="0">
      <w:start w:val="1"/>
      <w:numFmt w:val="decimal"/>
      <w:pStyle w:val="1"/>
      <w:suff w:val="space"/>
      <w:lvlText w:val="%1"/>
      <w:lvlJc w:val="left"/>
      <w:pPr>
        <w:ind w:left="425" w:hanging="425"/>
      </w:pPr>
      <w:rPr>
        <w:rFonts w:ascii="Times New Roman" w:hAnsi="Times New Roman" w:cs="Times New Roman" w:hint="default"/>
      </w:rPr>
    </w:lvl>
    <w:lvl w:ilvl="1">
      <w:start w:val="1"/>
      <w:numFmt w:val="decimal"/>
      <w:pStyle w:val="2"/>
      <w:suff w:val="space"/>
      <w:lvlText w:val="%1.%2"/>
      <w:lvlJc w:val="left"/>
      <w:pPr>
        <w:ind w:left="992" w:hanging="567"/>
      </w:pPr>
      <w:rPr>
        <w:rFonts w:ascii="Times New Roman" w:hAnsi="Times New Roman" w:cs="Times New Roman" w:hint="default"/>
      </w:rPr>
    </w:lvl>
    <w:lvl w:ilvl="2">
      <w:start w:val="1"/>
      <w:numFmt w:val="decimal"/>
      <w:pStyle w:val="3"/>
      <w:isLgl/>
      <w:suff w:val="space"/>
      <w:lvlText w:val="%1.%2.%3"/>
      <w:lvlJc w:val="left"/>
      <w:pPr>
        <w:ind w:left="1418" w:hanging="567"/>
      </w:pPr>
      <w:rPr>
        <w:rFonts w:ascii="Times New Roman" w:hAnsi="Times New Roman" w:cs="Times New Roman" w:hint="default"/>
      </w:rPr>
    </w:lvl>
    <w:lvl w:ilvl="3">
      <w:start w:val="1"/>
      <w:numFmt w:val="decimal"/>
      <w:pStyle w:val="4"/>
      <w:suff w:val="space"/>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7B1A61CC"/>
    <w:multiLevelType w:val="multilevel"/>
    <w:tmpl w:val="7B1A61CC"/>
    <w:lvl w:ilvl="0">
      <w:start w:val="1"/>
      <w:numFmt w:val="decimal"/>
      <w:lvlText w:val="[%1]"/>
      <w:lvlJc w:val="left"/>
      <w:pPr>
        <w:ind w:left="440" w:hanging="440"/>
      </w:pPr>
      <w:rPr>
        <w:rFonts w:ascii="Times New Roman" w:eastAsia="宋体" w:hAnsi="Times New Roman" w:hint="default"/>
        <w:b w:val="0"/>
        <w:i w:val="0"/>
        <w:sz w:val="28"/>
        <w:szCs w:val="4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25127384">
    <w:abstractNumId w:val="2"/>
  </w:num>
  <w:num w:numId="2" w16cid:durableId="1509561906">
    <w:abstractNumId w:val="1"/>
  </w:num>
  <w:num w:numId="3" w16cid:durableId="1278175347">
    <w:abstractNumId w:val="0"/>
  </w:num>
  <w:num w:numId="4" w16cid:durableId="26542463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嵘 黄">
    <w15:presenceInfo w15:providerId="Windows Live" w15:userId="6874b567856767a9"/>
  </w15:person>
  <w15:person w15:author="Jingyu">
    <w15:presenceInfo w15:providerId="Windows Live" w15:userId="36b8a5759311dcde"/>
  </w15:person>
  <w15:person w15:author="黄嵘">
    <w15:presenceInfo w15:providerId="None" w15:userId="黄嵘"/>
  </w15:person>
  <w15:person w15:author="浩男 郑">
    <w15:presenceInfo w15:providerId="Windows Live" w15:userId="dd6498ca8fe0dc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oNotHyphenateCaps/>
  <w:drawingGridHorizontalSpacing w:val="140"/>
  <w:drawingGridVerticalSpacing w:val="381"/>
  <w:displayHorizontalDrawingGridEvery w:val="0"/>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108"/>
    <w:rsid w:val="00000154"/>
    <w:rsid w:val="0000271D"/>
    <w:rsid w:val="000067CA"/>
    <w:rsid w:val="00010110"/>
    <w:rsid w:val="00010654"/>
    <w:rsid w:val="000113A3"/>
    <w:rsid w:val="00011C35"/>
    <w:rsid w:val="00012558"/>
    <w:rsid w:val="000127AD"/>
    <w:rsid w:val="00015200"/>
    <w:rsid w:val="00015E7E"/>
    <w:rsid w:val="00015EA1"/>
    <w:rsid w:val="00016567"/>
    <w:rsid w:val="000174E4"/>
    <w:rsid w:val="00021939"/>
    <w:rsid w:val="0002272D"/>
    <w:rsid w:val="0002580C"/>
    <w:rsid w:val="00025F7A"/>
    <w:rsid w:val="00026D87"/>
    <w:rsid w:val="000302A1"/>
    <w:rsid w:val="000305B2"/>
    <w:rsid w:val="00030B21"/>
    <w:rsid w:val="00031845"/>
    <w:rsid w:val="0003224E"/>
    <w:rsid w:val="00034688"/>
    <w:rsid w:val="00035788"/>
    <w:rsid w:val="00035A2E"/>
    <w:rsid w:val="000360C2"/>
    <w:rsid w:val="00036EC9"/>
    <w:rsid w:val="0003779C"/>
    <w:rsid w:val="000409A3"/>
    <w:rsid w:val="00040C0E"/>
    <w:rsid w:val="00040EB0"/>
    <w:rsid w:val="000410B7"/>
    <w:rsid w:val="0004119A"/>
    <w:rsid w:val="00041439"/>
    <w:rsid w:val="000419DF"/>
    <w:rsid w:val="00041E91"/>
    <w:rsid w:val="0004332D"/>
    <w:rsid w:val="0004359B"/>
    <w:rsid w:val="00043E06"/>
    <w:rsid w:val="00044E30"/>
    <w:rsid w:val="000455A4"/>
    <w:rsid w:val="0004580B"/>
    <w:rsid w:val="00045D7F"/>
    <w:rsid w:val="000469CE"/>
    <w:rsid w:val="00046D0D"/>
    <w:rsid w:val="00047036"/>
    <w:rsid w:val="000476FC"/>
    <w:rsid w:val="00047CEE"/>
    <w:rsid w:val="000502CB"/>
    <w:rsid w:val="000509C8"/>
    <w:rsid w:val="0005154A"/>
    <w:rsid w:val="000524B4"/>
    <w:rsid w:val="00052CB6"/>
    <w:rsid w:val="00053C19"/>
    <w:rsid w:val="000550C8"/>
    <w:rsid w:val="00055E64"/>
    <w:rsid w:val="00056ADF"/>
    <w:rsid w:val="00057DB1"/>
    <w:rsid w:val="000607DE"/>
    <w:rsid w:val="000608C3"/>
    <w:rsid w:val="00060C43"/>
    <w:rsid w:val="0006101E"/>
    <w:rsid w:val="000611AD"/>
    <w:rsid w:val="000611BC"/>
    <w:rsid w:val="0006192F"/>
    <w:rsid w:val="00062A63"/>
    <w:rsid w:val="0006485C"/>
    <w:rsid w:val="00064A79"/>
    <w:rsid w:val="0006596A"/>
    <w:rsid w:val="0007064B"/>
    <w:rsid w:val="0007083F"/>
    <w:rsid w:val="000721A2"/>
    <w:rsid w:val="000740AE"/>
    <w:rsid w:val="000772D2"/>
    <w:rsid w:val="00077899"/>
    <w:rsid w:val="000778F8"/>
    <w:rsid w:val="00082763"/>
    <w:rsid w:val="000867AD"/>
    <w:rsid w:val="00086A62"/>
    <w:rsid w:val="0009061B"/>
    <w:rsid w:val="00090D0F"/>
    <w:rsid w:val="000930DF"/>
    <w:rsid w:val="000931FB"/>
    <w:rsid w:val="00094D15"/>
    <w:rsid w:val="000A107E"/>
    <w:rsid w:val="000A20E2"/>
    <w:rsid w:val="000A298C"/>
    <w:rsid w:val="000A2BD0"/>
    <w:rsid w:val="000A341D"/>
    <w:rsid w:val="000A5E8B"/>
    <w:rsid w:val="000A6252"/>
    <w:rsid w:val="000B00A9"/>
    <w:rsid w:val="000B178A"/>
    <w:rsid w:val="000B2B3A"/>
    <w:rsid w:val="000B3499"/>
    <w:rsid w:val="000B3F53"/>
    <w:rsid w:val="000B497A"/>
    <w:rsid w:val="000B5295"/>
    <w:rsid w:val="000B5E0F"/>
    <w:rsid w:val="000B62AB"/>
    <w:rsid w:val="000B6B39"/>
    <w:rsid w:val="000B706D"/>
    <w:rsid w:val="000B7268"/>
    <w:rsid w:val="000B7BAE"/>
    <w:rsid w:val="000C109E"/>
    <w:rsid w:val="000C22DF"/>
    <w:rsid w:val="000C4B7F"/>
    <w:rsid w:val="000C5385"/>
    <w:rsid w:val="000C5DEC"/>
    <w:rsid w:val="000C6465"/>
    <w:rsid w:val="000C6DFC"/>
    <w:rsid w:val="000D20AD"/>
    <w:rsid w:val="000D2204"/>
    <w:rsid w:val="000D2831"/>
    <w:rsid w:val="000D4248"/>
    <w:rsid w:val="000D467A"/>
    <w:rsid w:val="000D4705"/>
    <w:rsid w:val="000D4B58"/>
    <w:rsid w:val="000D5B06"/>
    <w:rsid w:val="000D6179"/>
    <w:rsid w:val="000D65B2"/>
    <w:rsid w:val="000D6AED"/>
    <w:rsid w:val="000D6D23"/>
    <w:rsid w:val="000D7363"/>
    <w:rsid w:val="000D7DFE"/>
    <w:rsid w:val="000E11D6"/>
    <w:rsid w:val="000E2057"/>
    <w:rsid w:val="000E2E05"/>
    <w:rsid w:val="000E404B"/>
    <w:rsid w:val="000E4152"/>
    <w:rsid w:val="000E684F"/>
    <w:rsid w:val="000F1412"/>
    <w:rsid w:val="000F36F4"/>
    <w:rsid w:val="000F3EAB"/>
    <w:rsid w:val="000F40B0"/>
    <w:rsid w:val="000F5F62"/>
    <w:rsid w:val="000F76B2"/>
    <w:rsid w:val="001003EA"/>
    <w:rsid w:val="001019AE"/>
    <w:rsid w:val="00103D0F"/>
    <w:rsid w:val="001052A1"/>
    <w:rsid w:val="001110C3"/>
    <w:rsid w:val="00111362"/>
    <w:rsid w:val="001117D7"/>
    <w:rsid w:val="00112A92"/>
    <w:rsid w:val="00114609"/>
    <w:rsid w:val="00115818"/>
    <w:rsid w:val="00117772"/>
    <w:rsid w:val="00120B67"/>
    <w:rsid w:val="00120BDD"/>
    <w:rsid w:val="001219BB"/>
    <w:rsid w:val="00121F5D"/>
    <w:rsid w:val="00123B7D"/>
    <w:rsid w:val="00123CCC"/>
    <w:rsid w:val="00123FE8"/>
    <w:rsid w:val="00124DC8"/>
    <w:rsid w:val="0012584C"/>
    <w:rsid w:val="001312A9"/>
    <w:rsid w:val="00132530"/>
    <w:rsid w:val="00133C05"/>
    <w:rsid w:val="00133DB0"/>
    <w:rsid w:val="0013494C"/>
    <w:rsid w:val="001349E8"/>
    <w:rsid w:val="0013562E"/>
    <w:rsid w:val="00135A9C"/>
    <w:rsid w:val="00135F30"/>
    <w:rsid w:val="001361B5"/>
    <w:rsid w:val="00136A06"/>
    <w:rsid w:val="001405AF"/>
    <w:rsid w:val="00140C53"/>
    <w:rsid w:val="00141110"/>
    <w:rsid w:val="00141792"/>
    <w:rsid w:val="00142491"/>
    <w:rsid w:val="00142C4B"/>
    <w:rsid w:val="00142DCB"/>
    <w:rsid w:val="0014665D"/>
    <w:rsid w:val="00146F93"/>
    <w:rsid w:val="00147A6F"/>
    <w:rsid w:val="00150F70"/>
    <w:rsid w:val="001527AE"/>
    <w:rsid w:val="00153D90"/>
    <w:rsid w:val="001558AC"/>
    <w:rsid w:val="00156738"/>
    <w:rsid w:val="00156F59"/>
    <w:rsid w:val="0016018A"/>
    <w:rsid w:val="00160685"/>
    <w:rsid w:val="00160A3F"/>
    <w:rsid w:val="00161097"/>
    <w:rsid w:val="00161802"/>
    <w:rsid w:val="0016572D"/>
    <w:rsid w:val="00166FF8"/>
    <w:rsid w:val="00167446"/>
    <w:rsid w:val="001706B3"/>
    <w:rsid w:val="00170B56"/>
    <w:rsid w:val="00170CE8"/>
    <w:rsid w:val="00170FB0"/>
    <w:rsid w:val="00171761"/>
    <w:rsid w:val="00171E94"/>
    <w:rsid w:val="001726CB"/>
    <w:rsid w:val="00172BC9"/>
    <w:rsid w:val="00172D67"/>
    <w:rsid w:val="00174FFD"/>
    <w:rsid w:val="00175353"/>
    <w:rsid w:val="00175BA4"/>
    <w:rsid w:val="0017651D"/>
    <w:rsid w:val="00181114"/>
    <w:rsid w:val="0018527B"/>
    <w:rsid w:val="00185B6F"/>
    <w:rsid w:val="00185CA8"/>
    <w:rsid w:val="00186B71"/>
    <w:rsid w:val="00186DCC"/>
    <w:rsid w:val="001873B5"/>
    <w:rsid w:val="00191E0E"/>
    <w:rsid w:val="00192725"/>
    <w:rsid w:val="00192851"/>
    <w:rsid w:val="00192ADB"/>
    <w:rsid w:val="00193565"/>
    <w:rsid w:val="001938B4"/>
    <w:rsid w:val="00195594"/>
    <w:rsid w:val="00196552"/>
    <w:rsid w:val="00196DC4"/>
    <w:rsid w:val="001A1845"/>
    <w:rsid w:val="001A21C5"/>
    <w:rsid w:val="001A3099"/>
    <w:rsid w:val="001A3847"/>
    <w:rsid w:val="001A486F"/>
    <w:rsid w:val="001A5887"/>
    <w:rsid w:val="001A690E"/>
    <w:rsid w:val="001A699F"/>
    <w:rsid w:val="001B0685"/>
    <w:rsid w:val="001B06F6"/>
    <w:rsid w:val="001B31E2"/>
    <w:rsid w:val="001B3E52"/>
    <w:rsid w:val="001B4631"/>
    <w:rsid w:val="001B484A"/>
    <w:rsid w:val="001B49C5"/>
    <w:rsid w:val="001B6305"/>
    <w:rsid w:val="001B6621"/>
    <w:rsid w:val="001C09E0"/>
    <w:rsid w:val="001C2353"/>
    <w:rsid w:val="001C24E0"/>
    <w:rsid w:val="001C2703"/>
    <w:rsid w:val="001C37E1"/>
    <w:rsid w:val="001C4747"/>
    <w:rsid w:val="001C5889"/>
    <w:rsid w:val="001C5A19"/>
    <w:rsid w:val="001C6923"/>
    <w:rsid w:val="001C6BD6"/>
    <w:rsid w:val="001D01E4"/>
    <w:rsid w:val="001D028B"/>
    <w:rsid w:val="001D0692"/>
    <w:rsid w:val="001D0EDD"/>
    <w:rsid w:val="001D12DA"/>
    <w:rsid w:val="001D1EAD"/>
    <w:rsid w:val="001D25EC"/>
    <w:rsid w:val="001D3896"/>
    <w:rsid w:val="001D43B7"/>
    <w:rsid w:val="001D4EF9"/>
    <w:rsid w:val="001D6944"/>
    <w:rsid w:val="001D7844"/>
    <w:rsid w:val="001D792A"/>
    <w:rsid w:val="001E02E0"/>
    <w:rsid w:val="001E2921"/>
    <w:rsid w:val="001E3B84"/>
    <w:rsid w:val="001E3D4A"/>
    <w:rsid w:val="001E4A78"/>
    <w:rsid w:val="001E7120"/>
    <w:rsid w:val="001E7814"/>
    <w:rsid w:val="001F04DD"/>
    <w:rsid w:val="001F0BB1"/>
    <w:rsid w:val="001F4EF6"/>
    <w:rsid w:val="001F6E7B"/>
    <w:rsid w:val="002012D8"/>
    <w:rsid w:val="00201775"/>
    <w:rsid w:val="00203A6F"/>
    <w:rsid w:val="002046E8"/>
    <w:rsid w:val="00204C10"/>
    <w:rsid w:val="00204D68"/>
    <w:rsid w:val="002051E6"/>
    <w:rsid w:val="00210F63"/>
    <w:rsid w:val="002122C9"/>
    <w:rsid w:val="002124ED"/>
    <w:rsid w:val="0021395A"/>
    <w:rsid w:val="00213BF7"/>
    <w:rsid w:val="002147DC"/>
    <w:rsid w:val="00215F0A"/>
    <w:rsid w:val="002169B1"/>
    <w:rsid w:val="00220599"/>
    <w:rsid w:val="00222E17"/>
    <w:rsid w:val="0022338A"/>
    <w:rsid w:val="00223A8C"/>
    <w:rsid w:val="00224552"/>
    <w:rsid w:val="00224A6E"/>
    <w:rsid w:val="00224C06"/>
    <w:rsid w:val="00225432"/>
    <w:rsid w:val="002257F5"/>
    <w:rsid w:val="00225F54"/>
    <w:rsid w:val="00226688"/>
    <w:rsid w:val="00227F63"/>
    <w:rsid w:val="0023104F"/>
    <w:rsid w:val="00231C9A"/>
    <w:rsid w:val="0023232E"/>
    <w:rsid w:val="0023379E"/>
    <w:rsid w:val="002337C3"/>
    <w:rsid w:val="002356BA"/>
    <w:rsid w:val="00235DF7"/>
    <w:rsid w:val="002360E9"/>
    <w:rsid w:val="0023662E"/>
    <w:rsid w:val="002367F2"/>
    <w:rsid w:val="00236A0F"/>
    <w:rsid w:val="002415D5"/>
    <w:rsid w:val="002418D9"/>
    <w:rsid w:val="00244115"/>
    <w:rsid w:val="00244A43"/>
    <w:rsid w:val="00245F89"/>
    <w:rsid w:val="002465B0"/>
    <w:rsid w:val="00247C14"/>
    <w:rsid w:val="002502D6"/>
    <w:rsid w:val="0025062F"/>
    <w:rsid w:val="00250E3B"/>
    <w:rsid w:val="0025173B"/>
    <w:rsid w:val="00253DF3"/>
    <w:rsid w:val="00253F1D"/>
    <w:rsid w:val="00256358"/>
    <w:rsid w:val="00257CF7"/>
    <w:rsid w:val="0026288F"/>
    <w:rsid w:val="00263128"/>
    <w:rsid w:val="0026389D"/>
    <w:rsid w:val="00263E03"/>
    <w:rsid w:val="00264F10"/>
    <w:rsid w:val="00265534"/>
    <w:rsid w:val="002668F8"/>
    <w:rsid w:val="0027162C"/>
    <w:rsid w:val="00271B25"/>
    <w:rsid w:val="00272DB0"/>
    <w:rsid w:val="00274CBE"/>
    <w:rsid w:val="00275914"/>
    <w:rsid w:val="00275F08"/>
    <w:rsid w:val="00277728"/>
    <w:rsid w:val="00277980"/>
    <w:rsid w:val="00280A19"/>
    <w:rsid w:val="002815DE"/>
    <w:rsid w:val="002816FD"/>
    <w:rsid w:val="00281ED7"/>
    <w:rsid w:val="00282AA5"/>
    <w:rsid w:val="00282D4F"/>
    <w:rsid w:val="00283780"/>
    <w:rsid w:val="002841E7"/>
    <w:rsid w:val="00286B0B"/>
    <w:rsid w:val="00287D6A"/>
    <w:rsid w:val="0029095D"/>
    <w:rsid w:val="00290B92"/>
    <w:rsid w:val="00292E29"/>
    <w:rsid w:val="00293747"/>
    <w:rsid w:val="00293F8C"/>
    <w:rsid w:val="0029408D"/>
    <w:rsid w:val="00297274"/>
    <w:rsid w:val="002A0398"/>
    <w:rsid w:val="002A1564"/>
    <w:rsid w:val="002A2D06"/>
    <w:rsid w:val="002A34A3"/>
    <w:rsid w:val="002A38C5"/>
    <w:rsid w:val="002A4767"/>
    <w:rsid w:val="002A505C"/>
    <w:rsid w:val="002A51D1"/>
    <w:rsid w:val="002A51F9"/>
    <w:rsid w:val="002A5288"/>
    <w:rsid w:val="002B2262"/>
    <w:rsid w:val="002B3153"/>
    <w:rsid w:val="002B5FFA"/>
    <w:rsid w:val="002B6A8C"/>
    <w:rsid w:val="002B7B52"/>
    <w:rsid w:val="002C1055"/>
    <w:rsid w:val="002C221F"/>
    <w:rsid w:val="002C3C87"/>
    <w:rsid w:val="002C4616"/>
    <w:rsid w:val="002C4C33"/>
    <w:rsid w:val="002C51C6"/>
    <w:rsid w:val="002C5712"/>
    <w:rsid w:val="002C752C"/>
    <w:rsid w:val="002C7E2A"/>
    <w:rsid w:val="002D04E4"/>
    <w:rsid w:val="002D0B55"/>
    <w:rsid w:val="002D16D5"/>
    <w:rsid w:val="002D1E1D"/>
    <w:rsid w:val="002D6F60"/>
    <w:rsid w:val="002D7108"/>
    <w:rsid w:val="002E1503"/>
    <w:rsid w:val="002E1E5B"/>
    <w:rsid w:val="002E24B6"/>
    <w:rsid w:val="002E282B"/>
    <w:rsid w:val="002E2863"/>
    <w:rsid w:val="002E3A31"/>
    <w:rsid w:val="002E4F6B"/>
    <w:rsid w:val="002E6318"/>
    <w:rsid w:val="002E6A96"/>
    <w:rsid w:val="002E700E"/>
    <w:rsid w:val="002E72D0"/>
    <w:rsid w:val="002F05E8"/>
    <w:rsid w:val="002F067A"/>
    <w:rsid w:val="002F2CB7"/>
    <w:rsid w:val="002F3767"/>
    <w:rsid w:val="002F40CE"/>
    <w:rsid w:val="002F4300"/>
    <w:rsid w:val="002F637A"/>
    <w:rsid w:val="002F7962"/>
    <w:rsid w:val="002F7A78"/>
    <w:rsid w:val="003010E0"/>
    <w:rsid w:val="00305007"/>
    <w:rsid w:val="003050E9"/>
    <w:rsid w:val="0030570D"/>
    <w:rsid w:val="0030645D"/>
    <w:rsid w:val="0030764F"/>
    <w:rsid w:val="003106AD"/>
    <w:rsid w:val="0031080D"/>
    <w:rsid w:val="00310B8D"/>
    <w:rsid w:val="003111BE"/>
    <w:rsid w:val="0031398E"/>
    <w:rsid w:val="00314504"/>
    <w:rsid w:val="003152FD"/>
    <w:rsid w:val="003166F8"/>
    <w:rsid w:val="00316EA7"/>
    <w:rsid w:val="0032087B"/>
    <w:rsid w:val="003208DA"/>
    <w:rsid w:val="00322DCB"/>
    <w:rsid w:val="00323057"/>
    <w:rsid w:val="00323766"/>
    <w:rsid w:val="00323A31"/>
    <w:rsid w:val="003244E4"/>
    <w:rsid w:val="00324E8E"/>
    <w:rsid w:val="003251B2"/>
    <w:rsid w:val="003256C2"/>
    <w:rsid w:val="00326BCE"/>
    <w:rsid w:val="003310FD"/>
    <w:rsid w:val="0033195B"/>
    <w:rsid w:val="00331FE6"/>
    <w:rsid w:val="00337BD0"/>
    <w:rsid w:val="00337E10"/>
    <w:rsid w:val="00341E0B"/>
    <w:rsid w:val="003427E4"/>
    <w:rsid w:val="003428BF"/>
    <w:rsid w:val="003428D8"/>
    <w:rsid w:val="0034301E"/>
    <w:rsid w:val="00343810"/>
    <w:rsid w:val="003468C7"/>
    <w:rsid w:val="0035065D"/>
    <w:rsid w:val="00350F74"/>
    <w:rsid w:val="00352500"/>
    <w:rsid w:val="003536D3"/>
    <w:rsid w:val="00354319"/>
    <w:rsid w:val="0035753D"/>
    <w:rsid w:val="0036030C"/>
    <w:rsid w:val="00362CD7"/>
    <w:rsid w:val="003645DA"/>
    <w:rsid w:val="00364E07"/>
    <w:rsid w:val="00367720"/>
    <w:rsid w:val="00374D78"/>
    <w:rsid w:val="003757B3"/>
    <w:rsid w:val="003764DB"/>
    <w:rsid w:val="00376BAC"/>
    <w:rsid w:val="00377596"/>
    <w:rsid w:val="00380332"/>
    <w:rsid w:val="003804CA"/>
    <w:rsid w:val="00380C9D"/>
    <w:rsid w:val="00381AC3"/>
    <w:rsid w:val="00382211"/>
    <w:rsid w:val="0038437B"/>
    <w:rsid w:val="00390913"/>
    <w:rsid w:val="00390ED0"/>
    <w:rsid w:val="00392E54"/>
    <w:rsid w:val="003A040C"/>
    <w:rsid w:val="003A27FC"/>
    <w:rsid w:val="003A3095"/>
    <w:rsid w:val="003A3214"/>
    <w:rsid w:val="003A3918"/>
    <w:rsid w:val="003A696F"/>
    <w:rsid w:val="003A6A8F"/>
    <w:rsid w:val="003A75C2"/>
    <w:rsid w:val="003A7A45"/>
    <w:rsid w:val="003B1187"/>
    <w:rsid w:val="003B20F9"/>
    <w:rsid w:val="003B2755"/>
    <w:rsid w:val="003B4CAF"/>
    <w:rsid w:val="003B5BA2"/>
    <w:rsid w:val="003B736D"/>
    <w:rsid w:val="003C0A25"/>
    <w:rsid w:val="003C0B8D"/>
    <w:rsid w:val="003C333D"/>
    <w:rsid w:val="003C3F70"/>
    <w:rsid w:val="003C4456"/>
    <w:rsid w:val="003C4D51"/>
    <w:rsid w:val="003C5451"/>
    <w:rsid w:val="003C6EDF"/>
    <w:rsid w:val="003C7167"/>
    <w:rsid w:val="003C7230"/>
    <w:rsid w:val="003C78C4"/>
    <w:rsid w:val="003D06A7"/>
    <w:rsid w:val="003D0845"/>
    <w:rsid w:val="003D08E1"/>
    <w:rsid w:val="003D0FEE"/>
    <w:rsid w:val="003D18C1"/>
    <w:rsid w:val="003D5843"/>
    <w:rsid w:val="003D5C90"/>
    <w:rsid w:val="003D6587"/>
    <w:rsid w:val="003D6A82"/>
    <w:rsid w:val="003D6AAF"/>
    <w:rsid w:val="003D738C"/>
    <w:rsid w:val="003D7B80"/>
    <w:rsid w:val="003E0B93"/>
    <w:rsid w:val="003E1719"/>
    <w:rsid w:val="003E1C7E"/>
    <w:rsid w:val="003E2422"/>
    <w:rsid w:val="003E31BE"/>
    <w:rsid w:val="003E41A2"/>
    <w:rsid w:val="003E4293"/>
    <w:rsid w:val="003E4C61"/>
    <w:rsid w:val="003E7308"/>
    <w:rsid w:val="003F01BD"/>
    <w:rsid w:val="003F2CA7"/>
    <w:rsid w:val="003F3E2F"/>
    <w:rsid w:val="003F4584"/>
    <w:rsid w:val="003F5053"/>
    <w:rsid w:val="003F64F2"/>
    <w:rsid w:val="003F6EB2"/>
    <w:rsid w:val="003F78CD"/>
    <w:rsid w:val="00400834"/>
    <w:rsid w:val="00400A0E"/>
    <w:rsid w:val="004013B6"/>
    <w:rsid w:val="0040286E"/>
    <w:rsid w:val="00403BA3"/>
    <w:rsid w:val="00404823"/>
    <w:rsid w:val="00404CCC"/>
    <w:rsid w:val="0040718E"/>
    <w:rsid w:val="00407955"/>
    <w:rsid w:val="00410DA6"/>
    <w:rsid w:val="00410E5D"/>
    <w:rsid w:val="00411B0D"/>
    <w:rsid w:val="00412AE2"/>
    <w:rsid w:val="00413016"/>
    <w:rsid w:val="00413BBB"/>
    <w:rsid w:val="004148C5"/>
    <w:rsid w:val="004159A9"/>
    <w:rsid w:val="00416EB9"/>
    <w:rsid w:val="00417946"/>
    <w:rsid w:val="00417C6F"/>
    <w:rsid w:val="00417DF9"/>
    <w:rsid w:val="00417E15"/>
    <w:rsid w:val="004226D2"/>
    <w:rsid w:val="004238C1"/>
    <w:rsid w:val="004243DD"/>
    <w:rsid w:val="00424BC4"/>
    <w:rsid w:val="00426494"/>
    <w:rsid w:val="0042665C"/>
    <w:rsid w:val="00427CE8"/>
    <w:rsid w:val="0043065A"/>
    <w:rsid w:val="00430DED"/>
    <w:rsid w:val="0043144F"/>
    <w:rsid w:val="00431B7B"/>
    <w:rsid w:val="0043313D"/>
    <w:rsid w:val="00435617"/>
    <w:rsid w:val="004357A6"/>
    <w:rsid w:val="00435D9A"/>
    <w:rsid w:val="0043602D"/>
    <w:rsid w:val="00436EED"/>
    <w:rsid w:val="004374D3"/>
    <w:rsid w:val="00442745"/>
    <w:rsid w:val="00442CA4"/>
    <w:rsid w:val="004449CF"/>
    <w:rsid w:val="00445742"/>
    <w:rsid w:val="00450639"/>
    <w:rsid w:val="00450C7B"/>
    <w:rsid w:val="00451487"/>
    <w:rsid w:val="0045190C"/>
    <w:rsid w:val="00451C41"/>
    <w:rsid w:val="00451C8A"/>
    <w:rsid w:val="004521D8"/>
    <w:rsid w:val="00452639"/>
    <w:rsid w:val="00453130"/>
    <w:rsid w:val="00453BAE"/>
    <w:rsid w:val="00455061"/>
    <w:rsid w:val="0045514B"/>
    <w:rsid w:val="0045597D"/>
    <w:rsid w:val="00457B0E"/>
    <w:rsid w:val="00460DCB"/>
    <w:rsid w:val="004611EB"/>
    <w:rsid w:val="00461276"/>
    <w:rsid w:val="0046174B"/>
    <w:rsid w:val="00461DD0"/>
    <w:rsid w:val="00461F00"/>
    <w:rsid w:val="00465250"/>
    <w:rsid w:val="00465C20"/>
    <w:rsid w:val="00466671"/>
    <w:rsid w:val="00466996"/>
    <w:rsid w:val="00467AE0"/>
    <w:rsid w:val="004702C0"/>
    <w:rsid w:val="00470A30"/>
    <w:rsid w:val="00471AEA"/>
    <w:rsid w:val="00472DF6"/>
    <w:rsid w:val="00473C46"/>
    <w:rsid w:val="00473EB0"/>
    <w:rsid w:val="00475B98"/>
    <w:rsid w:val="00475DE8"/>
    <w:rsid w:val="00477070"/>
    <w:rsid w:val="00477982"/>
    <w:rsid w:val="00477A5A"/>
    <w:rsid w:val="004811F6"/>
    <w:rsid w:val="00482D61"/>
    <w:rsid w:val="00482DD7"/>
    <w:rsid w:val="00483377"/>
    <w:rsid w:val="00484092"/>
    <w:rsid w:val="004840C3"/>
    <w:rsid w:val="00485F0C"/>
    <w:rsid w:val="00492A0B"/>
    <w:rsid w:val="004967A0"/>
    <w:rsid w:val="004A1287"/>
    <w:rsid w:val="004A19A2"/>
    <w:rsid w:val="004A1CB5"/>
    <w:rsid w:val="004A2F3E"/>
    <w:rsid w:val="004A3B1B"/>
    <w:rsid w:val="004A42A3"/>
    <w:rsid w:val="004A6A32"/>
    <w:rsid w:val="004B1862"/>
    <w:rsid w:val="004B235F"/>
    <w:rsid w:val="004B354B"/>
    <w:rsid w:val="004B4207"/>
    <w:rsid w:val="004B5673"/>
    <w:rsid w:val="004B6E3C"/>
    <w:rsid w:val="004B6F63"/>
    <w:rsid w:val="004C08CC"/>
    <w:rsid w:val="004C12CC"/>
    <w:rsid w:val="004C1FE0"/>
    <w:rsid w:val="004C43CD"/>
    <w:rsid w:val="004C493D"/>
    <w:rsid w:val="004C4B0E"/>
    <w:rsid w:val="004C4BF8"/>
    <w:rsid w:val="004C5400"/>
    <w:rsid w:val="004C6C72"/>
    <w:rsid w:val="004C796D"/>
    <w:rsid w:val="004D00D9"/>
    <w:rsid w:val="004D35C5"/>
    <w:rsid w:val="004D3811"/>
    <w:rsid w:val="004D3C00"/>
    <w:rsid w:val="004D430B"/>
    <w:rsid w:val="004D4ADD"/>
    <w:rsid w:val="004D5E54"/>
    <w:rsid w:val="004E0357"/>
    <w:rsid w:val="004E0971"/>
    <w:rsid w:val="004E117D"/>
    <w:rsid w:val="004E2378"/>
    <w:rsid w:val="004E26E2"/>
    <w:rsid w:val="004E6162"/>
    <w:rsid w:val="004E6649"/>
    <w:rsid w:val="004E71B4"/>
    <w:rsid w:val="004E77C6"/>
    <w:rsid w:val="004F1D5D"/>
    <w:rsid w:val="004F2014"/>
    <w:rsid w:val="004F2C1F"/>
    <w:rsid w:val="004F34C6"/>
    <w:rsid w:val="004F4064"/>
    <w:rsid w:val="004F4A06"/>
    <w:rsid w:val="005002A3"/>
    <w:rsid w:val="00500CD8"/>
    <w:rsid w:val="0050125D"/>
    <w:rsid w:val="005012CA"/>
    <w:rsid w:val="0050299F"/>
    <w:rsid w:val="0050350B"/>
    <w:rsid w:val="005041DA"/>
    <w:rsid w:val="00505CBE"/>
    <w:rsid w:val="00506F3E"/>
    <w:rsid w:val="00507F59"/>
    <w:rsid w:val="005105AE"/>
    <w:rsid w:val="0051140A"/>
    <w:rsid w:val="00512048"/>
    <w:rsid w:val="00512D6B"/>
    <w:rsid w:val="00514723"/>
    <w:rsid w:val="00514D50"/>
    <w:rsid w:val="00515ACE"/>
    <w:rsid w:val="00517643"/>
    <w:rsid w:val="00517BC7"/>
    <w:rsid w:val="00517C4D"/>
    <w:rsid w:val="005223E4"/>
    <w:rsid w:val="00522612"/>
    <w:rsid w:val="00522971"/>
    <w:rsid w:val="005239F3"/>
    <w:rsid w:val="00524BE4"/>
    <w:rsid w:val="00524EEF"/>
    <w:rsid w:val="0052508D"/>
    <w:rsid w:val="00525687"/>
    <w:rsid w:val="0052614F"/>
    <w:rsid w:val="00526203"/>
    <w:rsid w:val="00526BFA"/>
    <w:rsid w:val="00530B63"/>
    <w:rsid w:val="0053130B"/>
    <w:rsid w:val="0053676D"/>
    <w:rsid w:val="00537F1E"/>
    <w:rsid w:val="00540C54"/>
    <w:rsid w:val="0054340E"/>
    <w:rsid w:val="00543798"/>
    <w:rsid w:val="00545BB9"/>
    <w:rsid w:val="00545E9A"/>
    <w:rsid w:val="00547A4E"/>
    <w:rsid w:val="0055089C"/>
    <w:rsid w:val="00552B1A"/>
    <w:rsid w:val="00552F80"/>
    <w:rsid w:val="005565F2"/>
    <w:rsid w:val="005571BB"/>
    <w:rsid w:val="005600D9"/>
    <w:rsid w:val="005628E3"/>
    <w:rsid w:val="005644F7"/>
    <w:rsid w:val="005664EA"/>
    <w:rsid w:val="00566540"/>
    <w:rsid w:val="00566F95"/>
    <w:rsid w:val="00570945"/>
    <w:rsid w:val="005711EA"/>
    <w:rsid w:val="00571ED0"/>
    <w:rsid w:val="00571F2E"/>
    <w:rsid w:val="00573626"/>
    <w:rsid w:val="00574663"/>
    <w:rsid w:val="005755B5"/>
    <w:rsid w:val="00576570"/>
    <w:rsid w:val="0057747C"/>
    <w:rsid w:val="005775A1"/>
    <w:rsid w:val="00580224"/>
    <w:rsid w:val="00580662"/>
    <w:rsid w:val="00580C98"/>
    <w:rsid w:val="005817E4"/>
    <w:rsid w:val="00583A5E"/>
    <w:rsid w:val="00583ED0"/>
    <w:rsid w:val="005905C1"/>
    <w:rsid w:val="00592AA4"/>
    <w:rsid w:val="0059353A"/>
    <w:rsid w:val="005967E8"/>
    <w:rsid w:val="0059690C"/>
    <w:rsid w:val="00596BED"/>
    <w:rsid w:val="00597930"/>
    <w:rsid w:val="005A04A4"/>
    <w:rsid w:val="005A1376"/>
    <w:rsid w:val="005A217E"/>
    <w:rsid w:val="005A3CDC"/>
    <w:rsid w:val="005A3D75"/>
    <w:rsid w:val="005A3ECC"/>
    <w:rsid w:val="005A5215"/>
    <w:rsid w:val="005A57EA"/>
    <w:rsid w:val="005A6B0C"/>
    <w:rsid w:val="005A718F"/>
    <w:rsid w:val="005B0BD1"/>
    <w:rsid w:val="005B1269"/>
    <w:rsid w:val="005B2855"/>
    <w:rsid w:val="005B4266"/>
    <w:rsid w:val="005B5520"/>
    <w:rsid w:val="005B7387"/>
    <w:rsid w:val="005C0B06"/>
    <w:rsid w:val="005C130D"/>
    <w:rsid w:val="005C19DB"/>
    <w:rsid w:val="005C2DEF"/>
    <w:rsid w:val="005C4F0A"/>
    <w:rsid w:val="005C7A6B"/>
    <w:rsid w:val="005D0039"/>
    <w:rsid w:val="005D0632"/>
    <w:rsid w:val="005D0F36"/>
    <w:rsid w:val="005D1366"/>
    <w:rsid w:val="005D1692"/>
    <w:rsid w:val="005D1C5F"/>
    <w:rsid w:val="005D24B5"/>
    <w:rsid w:val="005D39BF"/>
    <w:rsid w:val="005D39E2"/>
    <w:rsid w:val="005D3AE4"/>
    <w:rsid w:val="005D3DC9"/>
    <w:rsid w:val="005D5934"/>
    <w:rsid w:val="005E0A38"/>
    <w:rsid w:val="005E1AD0"/>
    <w:rsid w:val="005E201C"/>
    <w:rsid w:val="005E2980"/>
    <w:rsid w:val="005E2FC5"/>
    <w:rsid w:val="005E34C1"/>
    <w:rsid w:val="005E34D5"/>
    <w:rsid w:val="005E6198"/>
    <w:rsid w:val="005E65F9"/>
    <w:rsid w:val="005E74CA"/>
    <w:rsid w:val="005F18F3"/>
    <w:rsid w:val="005F2674"/>
    <w:rsid w:val="005F509C"/>
    <w:rsid w:val="005F5EC1"/>
    <w:rsid w:val="006016A3"/>
    <w:rsid w:val="0060284F"/>
    <w:rsid w:val="00602E85"/>
    <w:rsid w:val="00603597"/>
    <w:rsid w:val="00603B27"/>
    <w:rsid w:val="00606006"/>
    <w:rsid w:val="0060714C"/>
    <w:rsid w:val="00610738"/>
    <w:rsid w:val="00610C3A"/>
    <w:rsid w:val="0061119C"/>
    <w:rsid w:val="0061422C"/>
    <w:rsid w:val="006171D0"/>
    <w:rsid w:val="00617E9E"/>
    <w:rsid w:val="00620E47"/>
    <w:rsid w:val="0062196A"/>
    <w:rsid w:val="00624AA7"/>
    <w:rsid w:val="006274B6"/>
    <w:rsid w:val="00630C1C"/>
    <w:rsid w:val="00630CF9"/>
    <w:rsid w:val="00631DE1"/>
    <w:rsid w:val="00633BEA"/>
    <w:rsid w:val="0064010F"/>
    <w:rsid w:val="0064041A"/>
    <w:rsid w:val="00642FD0"/>
    <w:rsid w:val="006447D7"/>
    <w:rsid w:val="0064543D"/>
    <w:rsid w:val="00647CBD"/>
    <w:rsid w:val="00651003"/>
    <w:rsid w:val="00651D26"/>
    <w:rsid w:val="00652782"/>
    <w:rsid w:val="00653020"/>
    <w:rsid w:val="00654A2E"/>
    <w:rsid w:val="00655111"/>
    <w:rsid w:val="006562A3"/>
    <w:rsid w:val="006563C0"/>
    <w:rsid w:val="006578C7"/>
    <w:rsid w:val="0066007A"/>
    <w:rsid w:val="0066074B"/>
    <w:rsid w:val="00660E05"/>
    <w:rsid w:val="00661FD8"/>
    <w:rsid w:val="00662118"/>
    <w:rsid w:val="006623E1"/>
    <w:rsid w:val="00663CA2"/>
    <w:rsid w:val="00666411"/>
    <w:rsid w:val="006669ED"/>
    <w:rsid w:val="00670035"/>
    <w:rsid w:val="00670AB5"/>
    <w:rsid w:val="006713DC"/>
    <w:rsid w:val="00671B05"/>
    <w:rsid w:val="00671FD1"/>
    <w:rsid w:val="00672CDC"/>
    <w:rsid w:val="00672F72"/>
    <w:rsid w:val="00673731"/>
    <w:rsid w:val="0067399C"/>
    <w:rsid w:val="00674AA3"/>
    <w:rsid w:val="006765CC"/>
    <w:rsid w:val="00676DF9"/>
    <w:rsid w:val="006804BD"/>
    <w:rsid w:val="006809ED"/>
    <w:rsid w:val="0068396D"/>
    <w:rsid w:val="00684BFF"/>
    <w:rsid w:val="00685F58"/>
    <w:rsid w:val="006873CA"/>
    <w:rsid w:val="00690423"/>
    <w:rsid w:val="0069149F"/>
    <w:rsid w:val="00692FEC"/>
    <w:rsid w:val="0069485A"/>
    <w:rsid w:val="006958C2"/>
    <w:rsid w:val="00696E77"/>
    <w:rsid w:val="006A013F"/>
    <w:rsid w:val="006A1750"/>
    <w:rsid w:val="006A3C06"/>
    <w:rsid w:val="006A6213"/>
    <w:rsid w:val="006A6378"/>
    <w:rsid w:val="006A63E0"/>
    <w:rsid w:val="006B0053"/>
    <w:rsid w:val="006B0E8E"/>
    <w:rsid w:val="006B0F41"/>
    <w:rsid w:val="006B27C0"/>
    <w:rsid w:val="006B288C"/>
    <w:rsid w:val="006B32F6"/>
    <w:rsid w:val="006B68E7"/>
    <w:rsid w:val="006B74A9"/>
    <w:rsid w:val="006C044C"/>
    <w:rsid w:val="006C0952"/>
    <w:rsid w:val="006C0AE1"/>
    <w:rsid w:val="006C0F5F"/>
    <w:rsid w:val="006C1AAA"/>
    <w:rsid w:val="006C2C45"/>
    <w:rsid w:val="006C347E"/>
    <w:rsid w:val="006C3AC4"/>
    <w:rsid w:val="006C4ADA"/>
    <w:rsid w:val="006C4E21"/>
    <w:rsid w:val="006C5212"/>
    <w:rsid w:val="006C7B77"/>
    <w:rsid w:val="006D0DDA"/>
    <w:rsid w:val="006D0E38"/>
    <w:rsid w:val="006D27AE"/>
    <w:rsid w:val="006D416F"/>
    <w:rsid w:val="006D468A"/>
    <w:rsid w:val="006D4DD0"/>
    <w:rsid w:val="006D50A3"/>
    <w:rsid w:val="006D5F15"/>
    <w:rsid w:val="006D7D67"/>
    <w:rsid w:val="006D7D6B"/>
    <w:rsid w:val="006E1092"/>
    <w:rsid w:val="006E2F59"/>
    <w:rsid w:val="006E3D3B"/>
    <w:rsid w:val="006E4E92"/>
    <w:rsid w:val="006E692A"/>
    <w:rsid w:val="006E6A5D"/>
    <w:rsid w:val="006E73E8"/>
    <w:rsid w:val="006F16E0"/>
    <w:rsid w:val="006F3113"/>
    <w:rsid w:val="006F3C21"/>
    <w:rsid w:val="006F67FD"/>
    <w:rsid w:val="006F6A4A"/>
    <w:rsid w:val="00702F87"/>
    <w:rsid w:val="0070356B"/>
    <w:rsid w:val="00703737"/>
    <w:rsid w:val="00703F80"/>
    <w:rsid w:val="007040A8"/>
    <w:rsid w:val="00704881"/>
    <w:rsid w:val="00704961"/>
    <w:rsid w:val="00704D7C"/>
    <w:rsid w:val="00705305"/>
    <w:rsid w:val="00705359"/>
    <w:rsid w:val="00705AD3"/>
    <w:rsid w:val="00707729"/>
    <w:rsid w:val="00707AB2"/>
    <w:rsid w:val="00707E11"/>
    <w:rsid w:val="0071050E"/>
    <w:rsid w:val="0071091C"/>
    <w:rsid w:val="00710EE7"/>
    <w:rsid w:val="00711E0C"/>
    <w:rsid w:val="00713FF0"/>
    <w:rsid w:val="00714D8F"/>
    <w:rsid w:val="00715AE8"/>
    <w:rsid w:val="007161B2"/>
    <w:rsid w:val="00716B12"/>
    <w:rsid w:val="0071734B"/>
    <w:rsid w:val="00717815"/>
    <w:rsid w:val="007214AE"/>
    <w:rsid w:val="00722BD0"/>
    <w:rsid w:val="007239E6"/>
    <w:rsid w:val="00723CD0"/>
    <w:rsid w:val="00724263"/>
    <w:rsid w:val="00726049"/>
    <w:rsid w:val="0072769D"/>
    <w:rsid w:val="00730D51"/>
    <w:rsid w:val="00732CC7"/>
    <w:rsid w:val="00733863"/>
    <w:rsid w:val="00735A4E"/>
    <w:rsid w:val="00736353"/>
    <w:rsid w:val="0073776B"/>
    <w:rsid w:val="007379D8"/>
    <w:rsid w:val="00740690"/>
    <w:rsid w:val="00740821"/>
    <w:rsid w:val="00741B13"/>
    <w:rsid w:val="00742E31"/>
    <w:rsid w:val="00745E27"/>
    <w:rsid w:val="00746782"/>
    <w:rsid w:val="0074730B"/>
    <w:rsid w:val="0074744A"/>
    <w:rsid w:val="007477C8"/>
    <w:rsid w:val="0074792F"/>
    <w:rsid w:val="007502D3"/>
    <w:rsid w:val="00750B40"/>
    <w:rsid w:val="007522EB"/>
    <w:rsid w:val="00757C46"/>
    <w:rsid w:val="00757EEA"/>
    <w:rsid w:val="0076229E"/>
    <w:rsid w:val="007624C3"/>
    <w:rsid w:val="00764453"/>
    <w:rsid w:val="00764CB5"/>
    <w:rsid w:val="007654AD"/>
    <w:rsid w:val="0076575B"/>
    <w:rsid w:val="007657D6"/>
    <w:rsid w:val="0076600B"/>
    <w:rsid w:val="007665EF"/>
    <w:rsid w:val="00767ACD"/>
    <w:rsid w:val="00770639"/>
    <w:rsid w:val="00770BAD"/>
    <w:rsid w:val="00770DCE"/>
    <w:rsid w:val="00771A80"/>
    <w:rsid w:val="007753C5"/>
    <w:rsid w:val="00776007"/>
    <w:rsid w:val="00776475"/>
    <w:rsid w:val="007769B3"/>
    <w:rsid w:val="0077712A"/>
    <w:rsid w:val="007775C9"/>
    <w:rsid w:val="00780CB4"/>
    <w:rsid w:val="00781656"/>
    <w:rsid w:val="00781760"/>
    <w:rsid w:val="00781E95"/>
    <w:rsid w:val="00782A60"/>
    <w:rsid w:val="0078408D"/>
    <w:rsid w:val="00785803"/>
    <w:rsid w:val="00785EFD"/>
    <w:rsid w:val="00786326"/>
    <w:rsid w:val="0078690C"/>
    <w:rsid w:val="007909D4"/>
    <w:rsid w:val="00791BBE"/>
    <w:rsid w:val="007921BB"/>
    <w:rsid w:val="007941D7"/>
    <w:rsid w:val="00794201"/>
    <w:rsid w:val="007947FF"/>
    <w:rsid w:val="007954F7"/>
    <w:rsid w:val="00796E63"/>
    <w:rsid w:val="00796EAC"/>
    <w:rsid w:val="007A0880"/>
    <w:rsid w:val="007A277A"/>
    <w:rsid w:val="007A3318"/>
    <w:rsid w:val="007A3CDC"/>
    <w:rsid w:val="007A52F1"/>
    <w:rsid w:val="007A6226"/>
    <w:rsid w:val="007A723D"/>
    <w:rsid w:val="007B01DD"/>
    <w:rsid w:val="007B0EEC"/>
    <w:rsid w:val="007B1D0D"/>
    <w:rsid w:val="007B1D65"/>
    <w:rsid w:val="007B4B40"/>
    <w:rsid w:val="007B5052"/>
    <w:rsid w:val="007B591C"/>
    <w:rsid w:val="007B622D"/>
    <w:rsid w:val="007B6F71"/>
    <w:rsid w:val="007B766C"/>
    <w:rsid w:val="007C046A"/>
    <w:rsid w:val="007C0CC6"/>
    <w:rsid w:val="007C3791"/>
    <w:rsid w:val="007C563C"/>
    <w:rsid w:val="007C5A87"/>
    <w:rsid w:val="007C6F0B"/>
    <w:rsid w:val="007C72DA"/>
    <w:rsid w:val="007C74CC"/>
    <w:rsid w:val="007D2A4A"/>
    <w:rsid w:val="007D4C5A"/>
    <w:rsid w:val="007D7B51"/>
    <w:rsid w:val="007E1FCF"/>
    <w:rsid w:val="007E2E3E"/>
    <w:rsid w:val="007E492A"/>
    <w:rsid w:val="007E53E7"/>
    <w:rsid w:val="007E58D6"/>
    <w:rsid w:val="007E5DCE"/>
    <w:rsid w:val="007E6A72"/>
    <w:rsid w:val="007E7728"/>
    <w:rsid w:val="007F0C3F"/>
    <w:rsid w:val="007F116E"/>
    <w:rsid w:val="007F2113"/>
    <w:rsid w:val="007F2EB5"/>
    <w:rsid w:val="007F3BC5"/>
    <w:rsid w:val="007F5F16"/>
    <w:rsid w:val="007F6961"/>
    <w:rsid w:val="007F716B"/>
    <w:rsid w:val="007F7E70"/>
    <w:rsid w:val="008000BA"/>
    <w:rsid w:val="0080126C"/>
    <w:rsid w:val="008025DB"/>
    <w:rsid w:val="008039DE"/>
    <w:rsid w:val="00803AEF"/>
    <w:rsid w:val="00803EE7"/>
    <w:rsid w:val="008040CB"/>
    <w:rsid w:val="0080453E"/>
    <w:rsid w:val="008045FA"/>
    <w:rsid w:val="00804A50"/>
    <w:rsid w:val="00805604"/>
    <w:rsid w:val="00805EE0"/>
    <w:rsid w:val="008065FB"/>
    <w:rsid w:val="0080677A"/>
    <w:rsid w:val="00806D74"/>
    <w:rsid w:val="0081111E"/>
    <w:rsid w:val="00811897"/>
    <w:rsid w:val="008121D1"/>
    <w:rsid w:val="0081252C"/>
    <w:rsid w:val="00813EA8"/>
    <w:rsid w:val="008146FA"/>
    <w:rsid w:val="0081524E"/>
    <w:rsid w:val="008159C7"/>
    <w:rsid w:val="00815D41"/>
    <w:rsid w:val="00820335"/>
    <w:rsid w:val="0082089D"/>
    <w:rsid w:val="008219AF"/>
    <w:rsid w:val="00824FFE"/>
    <w:rsid w:val="0082597D"/>
    <w:rsid w:val="00825BEA"/>
    <w:rsid w:val="008264FE"/>
    <w:rsid w:val="00826D44"/>
    <w:rsid w:val="00826FBC"/>
    <w:rsid w:val="008314AE"/>
    <w:rsid w:val="00831942"/>
    <w:rsid w:val="00833869"/>
    <w:rsid w:val="0083420B"/>
    <w:rsid w:val="008343CA"/>
    <w:rsid w:val="0083531A"/>
    <w:rsid w:val="0083533D"/>
    <w:rsid w:val="0083603E"/>
    <w:rsid w:val="00837CE0"/>
    <w:rsid w:val="00842082"/>
    <w:rsid w:val="00843264"/>
    <w:rsid w:val="00843ADB"/>
    <w:rsid w:val="00845A33"/>
    <w:rsid w:val="00846D39"/>
    <w:rsid w:val="00847749"/>
    <w:rsid w:val="00847F29"/>
    <w:rsid w:val="00850B66"/>
    <w:rsid w:val="00850CAC"/>
    <w:rsid w:val="00851408"/>
    <w:rsid w:val="0085187F"/>
    <w:rsid w:val="008518F7"/>
    <w:rsid w:val="00853FE1"/>
    <w:rsid w:val="00856EE0"/>
    <w:rsid w:val="00861B2A"/>
    <w:rsid w:val="0086318A"/>
    <w:rsid w:val="008638CA"/>
    <w:rsid w:val="00864472"/>
    <w:rsid w:val="008648BF"/>
    <w:rsid w:val="00866458"/>
    <w:rsid w:val="0086727B"/>
    <w:rsid w:val="00870237"/>
    <w:rsid w:val="00870A14"/>
    <w:rsid w:val="00871E2D"/>
    <w:rsid w:val="008738DE"/>
    <w:rsid w:val="00873C7F"/>
    <w:rsid w:val="008746AF"/>
    <w:rsid w:val="008748BE"/>
    <w:rsid w:val="0087500B"/>
    <w:rsid w:val="00877A13"/>
    <w:rsid w:val="00877ABA"/>
    <w:rsid w:val="00877C68"/>
    <w:rsid w:val="00881B4C"/>
    <w:rsid w:val="008832DF"/>
    <w:rsid w:val="00884137"/>
    <w:rsid w:val="00884333"/>
    <w:rsid w:val="00886DE7"/>
    <w:rsid w:val="008877E7"/>
    <w:rsid w:val="008877FB"/>
    <w:rsid w:val="00891273"/>
    <w:rsid w:val="008917F3"/>
    <w:rsid w:val="00891982"/>
    <w:rsid w:val="008946C1"/>
    <w:rsid w:val="00896B54"/>
    <w:rsid w:val="008978AD"/>
    <w:rsid w:val="00897A93"/>
    <w:rsid w:val="00897AB3"/>
    <w:rsid w:val="008A0530"/>
    <w:rsid w:val="008A16C5"/>
    <w:rsid w:val="008A3529"/>
    <w:rsid w:val="008A4C22"/>
    <w:rsid w:val="008A516B"/>
    <w:rsid w:val="008A5F80"/>
    <w:rsid w:val="008A6943"/>
    <w:rsid w:val="008A6D1E"/>
    <w:rsid w:val="008B0D6D"/>
    <w:rsid w:val="008B1752"/>
    <w:rsid w:val="008B3522"/>
    <w:rsid w:val="008B4FA0"/>
    <w:rsid w:val="008B5867"/>
    <w:rsid w:val="008B6275"/>
    <w:rsid w:val="008B6C6B"/>
    <w:rsid w:val="008B6E43"/>
    <w:rsid w:val="008C132D"/>
    <w:rsid w:val="008C485F"/>
    <w:rsid w:val="008C64E2"/>
    <w:rsid w:val="008C66EE"/>
    <w:rsid w:val="008C7AD2"/>
    <w:rsid w:val="008D1A21"/>
    <w:rsid w:val="008D28D5"/>
    <w:rsid w:val="008D4E13"/>
    <w:rsid w:val="008D4E22"/>
    <w:rsid w:val="008D5BBB"/>
    <w:rsid w:val="008E1B43"/>
    <w:rsid w:val="008E403D"/>
    <w:rsid w:val="008E4169"/>
    <w:rsid w:val="008E435C"/>
    <w:rsid w:val="008E450C"/>
    <w:rsid w:val="008E4E22"/>
    <w:rsid w:val="008E6240"/>
    <w:rsid w:val="008E7ABB"/>
    <w:rsid w:val="008E7EA1"/>
    <w:rsid w:val="008F06C7"/>
    <w:rsid w:val="008F0FD7"/>
    <w:rsid w:val="008F139C"/>
    <w:rsid w:val="008F1D59"/>
    <w:rsid w:val="008F209E"/>
    <w:rsid w:val="008F2B22"/>
    <w:rsid w:val="008F3A2C"/>
    <w:rsid w:val="008F4F4C"/>
    <w:rsid w:val="008F509A"/>
    <w:rsid w:val="008F7DC4"/>
    <w:rsid w:val="00900F6C"/>
    <w:rsid w:val="0090113E"/>
    <w:rsid w:val="009019D7"/>
    <w:rsid w:val="00901B59"/>
    <w:rsid w:val="009038DF"/>
    <w:rsid w:val="00903C86"/>
    <w:rsid w:val="00904CBF"/>
    <w:rsid w:val="00906AF6"/>
    <w:rsid w:val="00910AEF"/>
    <w:rsid w:val="00911609"/>
    <w:rsid w:val="009144DE"/>
    <w:rsid w:val="0091540B"/>
    <w:rsid w:val="00917F9F"/>
    <w:rsid w:val="00922F95"/>
    <w:rsid w:val="009238DA"/>
    <w:rsid w:val="00924052"/>
    <w:rsid w:val="0092451C"/>
    <w:rsid w:val="009254EC"/>
    <w:rsid w:val="009265B3"/>
    <w:rsid w:val="00926E62"/>
    <w:rsid w:val="00926E8D"/>
    <w:rsid w:val="009272E6"/>
    <w:rsid w:val="00927443"/>
    <w:rsid w:val="0092797A"/>
    <w:rsid w:val="0093029B"/>
    <w:rsid w:val="009330C3"/>
    <w:rsid w:val="00933A05"/>
    <w:rsid w:val="00933C8A"/>
    <w:rsid w:val="00933CBD"/>
    <w:rsid w:val="00933E94"/>
    <w:rsid w:val="00934088"/>
    <w:rsid w:val="009348FA"/>
    <w:rsid w:val="00934B40"/>
    <w:rsid w:val="0093536B"/>
    <w:rsid w:val="009355BD"/>
    <w:rsid w:val="009370F2"/>
    <w:rsid w:val="0093721F"/>
    <w:rsid w:val="0094065A"/>
    <w:rsid w:val="00943698"/>
    <w:rsid w:val="00943CB6"/>
    <w:rsid w:val="009449E8"/>
    <w:rsid w:val="00944F55"/>
    <w:rsid w:val="00944FD8"/>
    <w:rsid w:val="00945655"/>
    <w:rsid w:val="009465DD"/>
    <w:rsid w:val="00947A03"/>
    <w:rsid w:val="00954ACF"/>
    <w:rsid w:val="0095542A"/>
    <w:rsid w:val="00955FCD"/>
    <w:rsid w:val="00956FC7"/>
    <w:rsid w:val="00957992"/>
    <w:rsid w:val="009619D3"/>
    <w:rsid w:val="0096227A"/>
    <w:rsid w:val="0096317F"/>
    <w:rsid w:val="00963E2B"/>
    <w:rsid w:val="009641BF"/>
    <w:rsid w:val="009646A4"/>
    <w:rsid w:val="00965AB4"/>
    <w:rsid w:val="00965C0A"/>
    <w:rsid w:val="0096758B"/>
    <w:rsid w:val="009705FA"/>
    <w:rsid w:val="00970700"/>
    <w:rsid w:val="00974533"/>
    <w:rsid w:val="0097509C"/>
    <w:rsid w:val="00975D22"/>
    <w:rsid w:val="0097635C"/>
    <w:rsid w:val="00977B99"/>
    <w:rsid w:val="0098100D"/>
    <w:rsid w:val="0098237B"/>
    <w:rsid w:val="00982E60"/>
    <w:rsid w:val="00984AD4"/>
    <w:rsid w:val="00985D1E"/>
    <w:rsid w:val="00991160"/>
    <w:rsid w:val="00991946"/>
    <w:rsid w:val="00991F59"/>
    <w:rsid w:val="009934C4"/>
    <w:rsid w:val="00996100"/>
    <w:rsid w:val="009962C5"/>
    <w:rsid w:val="00997AB9"/>
    <w:rsid w:val="009A03C7"/>
    <w:rsid w:val="009A071F"/>
    <w:rsid w:val="009A10E1"/>
    <w:rsid w:val="009A17D4"/>
    <w:rsid w:val="009A2D8B"/>
    <w:rsid w:val="009A4684"/>
    <w:rsid w:val="009A4E07"/>
    <w:rsid w:val="009A5B14"/>
    <w:rsid w:val="009A7DB7"/>
    <w:rsid w:val="009B0353"/>
    <w:rsid w:val="009B2104"/>
    <w:rsid w:val="009B2189"/>
    <w:rsid w:val="009B3A9F"/>
    <w:rsid w:val="009B4FC1"/>
    <w:rsid w:val="009B6DD2"/>
    <w:rsid w:val="009B7F48"/>
    <w:rsid w:val="009C0431"/>
    <w:rsid w:val="009C13E7"/>
    <w:rsid w:val="009C1592"/>
    <w:rsid w:val="009C1F7B"/>
    <w:rsid w:val="009C2584"/>
    <w:rsid w:val="009C2C91"/>
    <w:rsid w:val="009C4D4A"/>
    <w:rsid w:val="009C5F34"/>
    <w:rsid w:val="009C601C"/>
    <w:rsid w:val="009C7346"/>
    <w:rsid w:val="009D03EF"/>
    <w:rsid w:val="009D0748"/>
    <w:rsid w:val="009D0D2B"/>
    <w:rsid w:val="009D2CCF"/>
    <w:rsid w:val="009D3F38"/>
    <w:rsid w:val="009D500D"/>
    <w:rsid w:val="009D520A"/>
    <w:rsid w:val="009D5263"/>
    <w:rsid w:val="009D63F4"/>
    <w:rsid w:val="009D6DC2"/>
    <w:rsid w:val="009D7181"/>
    <w:rsid w:val="009E047B"/>
    <w:rsid w:val="009E1002"/>
    <w:rsid w:val="009E1BDB"/>
    <w:rsid w:val="009E1F7F"/>
    <w:rsid w:val="009E255F"/>
    <w:rsid w:val="009E2738"/>
    <w:rsid w:val="009E291C"/>
    <w:rsid w:val="009E31C1"/>
    <w:rsid w:val="009E5DA1"/>
    <w:rsid w:val="009E73B1"/>
    <w:rsid w:val="009F0797"/>
    <w:rsid w:val="009F3764"/>
    <w:rsid w:val="009F3E95"/>
    <w:rsid w:val="009F402D"/>
    <w:rsid w:val="009F4D11"/>
    <w:rsid w:val="009F6064"/>
    <w:rsid w:val="00A01F3E"/>
    <w:rsid w:val="00A02060"/>
    <w:rsid w:val="00A02383"/>
    <w:rsid w:val="00A040EE"/>
    <w:rsid w:val="00A0414F"/>
    <w:rsid w:val="00A04A53"/>
    <w:rsid w:val="00A05F46"/>
    <w:rsid w:val="00A06867"/>
    <w:rsid w:val="00A11569"/>
    <w:rsid w:val="00A11A9F"/>
    <w:rsid w:val="00A12C2D"/>
    <w:rsid w:val="00A1396D"/>
    <w:rsid w:val="00A13AEE"/>
    <w:rsid w:val="00A14C90"/>
    <w:rsid w:val="00A16A85"/>
    <w:rsid w:val="00A219C0"/>
    <w:rsid w:val="00A21A25"/>
    <w:rsid w:val="00A21A8D"/>
    <w:rsid w:val="00A243AA"/>
    <w:rsid w:val="00A27E7D"/>
    <w:rsid w:val="00A327BC"/>
    <w:rsid w:val="00A3529A"/>
    <w:rsid w:val="00A35400"/>
    <w:rsid w:val="00A35599"/>
    <w:rsid w:val="00A35882"/>
    <w:rsid w:val="00A35B4E"/>
    <w:rsid w:val="00A35ECB"/>
    <w:rsid w:val="00A37630"/>
    <w:rsid w:val="00A37CB7"/>
    <w:rsid w:val="00A408C3"/>
    <w:rsid w:val="00A41F06"/>
    <w:rsid w:val="00A43C35"/>
    <w:rsid w:val="00A44833"/>
    <w:rsid w:val="00A4635C"/>
    <w:rsid w:val="00A47DDE"/>
    <w:rsid w:val="00A516B5"/>
    <w:rsid w:val="00A51F6F"/>
    <w:rsid w:val="00A52483"/>
    <w:rsid w:val="00A53168"/>
    <w:rsid w:val="00A53464"/>
    <w:rsid w:val="00A537D8"/>
    <w:rsid w:val="00A5392C"/>
    <w:rsid w:val="00A53C1B"/>
    <w:rsid w:val="00A54374"/>
    <w:rsid w:val="00A54507"/>
    <w:rsid w:val="00A546F9"/>
    <w:rsid w:val="00A551C2"/>
    <w:rsid w:val="00A55F42"/>
    <w:rsid w:val="00A562D5"/>
    <w:rsid w:val="00A56897"/>
    <w:rsid w:val="00A572F3"/>
    <w:rsid w:val="00A57320"/>
    <w:rsid w:val="00A57F55"/>
    <w:rsid w:val="00A6062C"/>
    <w:rsid w:val="00A60E0B"/>
    <w:rsid w:val="00A61195"/>
    <w:rsid w:val="00A62E6B"/>
    <w:rsid w:val="00A63C2E"/>
    <w:rsid w:val="00A63CD6"/>
    <w:rsid w:val="00A654ED"/>
    <w:rsid w:val="00A66E42"/>
    <w:rsid w:val="00A718FC"/>
    <w:rsid w:val="00A72593"/>
    <w:rsid w:val="00A7356E"/>
    <w:rsid w:val="00A73C4B"/>
    <w:rsid w:val="00A7475B"/>
    <w:rsid w:val="00A7681B"/>
    <w:rsid w:val="00A774CE"/>
    <w:rsid w:val="00A804AB"/>
    <w:rsid w:val="00A83629"/>
    <w:rsid w:val="00A86357"/>
    <w:rsid w:val="00A86AB5"/>
    <w:rsid w:val="00A86E9F"/>
    <w:rsid w:val="00A906A8"/>
    <w:rsid w:val="00A915F8"/>
    <w:rsid w:val="00A93C7D"/>
    <w:rsid w:val="00A95C37"/>
    <w:rsid w:val="00A979F9"/>
    <w:rsid w:val="00A97C3E"/>
    <w:rsid w:val="00A97C41"/>
    <w:rsid w:val="00AA0890"/>
    <w:rsid w:val="00AA1B2C"/>
    <w:rsid w:val="00AA2869"/>
    <w:rsid w:val="00AA3626"/>
    <w:rsid w:val="00AA45CB"/>
    <w:rsid w:val="00AA53F0"/>
    <w:rsid w:val="00AA6905"/>
    <w:rsid w:val="00AA73D5"/>
    <w:rsid w:val="00AB1461"/>
    <w:rsid w:val="00AB5D72"/>
    <w:rsid w:val="00AB7E63"/>
    <w:rsid w:val="00AC38CA"/>
    <w:rsid w:val="00AC3ACD"/>
    <w:rsid w:val="00AC4394"/>
    <w:rsid w:val="00AC4538"/>
    <w:rsid w:val="00AC4F76"/>
    <w:rsid w:val="00AC503C"/>
    <w:rsid w:val="00AC5C9A"/>
    <w:rsid w:val="00AD00B6"/>
    <w:rsid w:val="00AD1FA5"/>
    <w:rsid w:val="00AD27E4"/>
    <w:rsid w:val="00AD2993"/>
    <w:rsid w:val="00AD2AE0"/>
    <w:rsid w:val="00AD316D"/>
    <w:rsid w:val="00AD3B90"/>
    <w:rsid w:val="00AD6143"/>
    <w:rsid w:val="00AD686E"/>
    <w:rsid w:val="00AD7399"/>
    <w:rsid w:val="00AD748E"/>
    <w:rsid w:val="00AE1755"/>
    <w:rsid w:val="00AE202B"/>
    <w:rsid w:val="00AE2D05"/>
    <w:rsid w:val="00AE2D5F"/>
    <w:rsid w:val="00AE3506"/>
    <w:rsid w:val="00AE3DF4"/>
    <w:rsid w:val="00AE5413"/>
    <w:rsid w:val="00AE7809"/>
    <w:rsid w:val="00AF03F7"/>
    <w:rsid w:val="00AF138C"/>
    <w:rsid w:val="00AF1D03"/>
    <w:rsid w:val="00AF2706"/>
    <w:rsid w:val="00AF3BD8"/>
    <w:rsid w:val="00AF3E2C"/>
    <w:rsid w:val="00AF5618"/>
    <w:rsid w:val="00AF6110"/>
    <w:rsid w:val="00AF7608"/>
    <w:rsid w:val="00AF795B"/>
    <w:rsid w:val="00AF7E11"/>
    <w:rsid w:val="00B00B24"/>
    <w:rsid w:val="00B0143D"/>
    <w:rsid w:val="00B022A4"/>
    <w:rsid w:val="00B05F16"/>
    <w:rsid w:val="00B06BF5"/>
    <w:rsid w:val="00B10A03"/>
    <w:rsid w:val="00B120A7"/>
    <w:rsid w:val="00B156EB"/>
    <w:rsid w:val="00B15731"/>
    <w:rsid w:val="00B161BD"/>
    <w:rsid w:val="00B168B8"/>
    <w:rsid w:val="00B16B38"/>
    <w:rsid w:val="00B16B5F"/>
    <w:rsid w:val="00B17117"/>
    <w:rsid w:val="00B2086D"/>
    <w:rsid w:val="00B2126C"/>
    <w:rsid w:val="00B21E62"/>
    <w:rsid w:val="00B2245E"/>
    <w:rsid w:val="00B22CB6"/>
    <w:rsid w:val="00B24150"/>
    <w:rsid w:val="00B2538A"/>
    <w:rsid w:val="00B309C7"/>
    <w:rsid w:val="00B30E1D"/>
    <w:rsid w:val="00B32CD9"/>
    <w:rsid w:val="00B35DA4"/>
    <w:rsid w:val="00B40397"/>
    <w:rsid w:val="00B40650"/>
    <w:rsid w:val="00B4400B"/>
    <w:rsid w:val="00B4411D"/>
    <w:rsid w:val="00B44BF7"/>
    <w:rsid w:val="00B45664"/>
    <w:rsid w:val="00B45974"/>
    <w:rsid w:val="00B463FE"/>
    <w:rsid w:val="00B4691D"/>
    <w:rsid w:val="00B50E1C"/>
    <w:rsid w:val="00B52166"/>
    <w:rsid w:val="00B5220E"/>
    <w:rsid w:val="00B55E23"/>
    <w:rsid w:val="00B56E84"/>
    <w:rsid w:val="00B57118"/>
    <w:rsid w:val="00B57C4D"/>
    <w:rsid w:val="00B61619"/>
    <w:rsid w:val="00B61819"/>
    <w:rsid w:val="00B626A0"/>
    <w:rsid w:val="00B65884"/>
    <w:rsid w:val="00B6634D"/>
    <w:rsid w:val="00B6652C"/>
    <w:rsid w:val="00B67703"/>
    <w:rsid w:val="00B7029E"/>
    <w:rsid w:val="00B7039A"/>
    <w:rsid w:val="00B70885"/>
    <w:rsid w:val="00B70CD8"/>
    <w:rsid w:val="00B70E4D"/>
    <w:rsid w:val="00B7109E"/>
    <w:rsid w:val="00B71A92"/>
    <w:rsid w:val="00B727F2"/>
    <w:rsid w:val="00B7293B"/>
    <w:rsid w:val="00B73DF9"/>
    <w:rsid w:val="00B74A83"/>
    <w:rsid w:val="00B7554E"/>
    <w:rsid w:val="00B77749"/>
    <w:rsid w:val="00B80237"/>
    <w:rsid w:val="00B807DE"/>
    <w:rsid w:val="00B80C2E"/>
    <w:rsid w:val="00B82086"/>
    <w:rsid w:val="00B826BB"/>
    <w:rsid w:val="00B844DE"/>
    <w:rsid w:val="00B84709"/>
    <w:rsid w:val="00B84940"/>
    <w:rsid w:val="00B86391"/>
    <w:rsid w:val="00B875D0"/>
    <w:rsid w:val="00B87A93"/>
    <w:rsid w:val="00B903A4"/>
    <w:rsid w:val="00B9120F"/>
    <w:rsid w:val="00B922E5"/>
    <w:rsid w:val="00B92A3A"/>
    <w:rsid w:val="00B92C02"/>
    <w:rsid w:val="00B93FCF"/>
    <w:rsid w:val="00B942F7"/>
    <w:rsid w:val="00B94810"/>
    <w:rsid w:val="00B94E11"/>
    <w:rsid w:val="00B95304"/>
    <w:rsid w:val="00B95C2E"/>
    <w:rsid w:val="00B9693E"/>
    <w:rsid w:val="00BA0CC1"/>
    <w:rsid w:val="00BA1F86"/>
    <w:rsid w:val="00BA1FEB"/>
    <w:rsid w:val="00BA266B"/>
    <w:rsid w:val="00BA3D83"/>
    <w:rsid w:val="00BA4655"/>
    <w:rsid w:val="00BA6717"/>
    <w:rsid w:val="00BB13DF"/>
    <w:rsid w:val="00BB3472"/>
    <w:rsid w:val="00BB3E3F"/>
    <w:rsid w:val="00BC007D"/>
    <w:rsid w:val="00BC2461"/>
    <w:rsid w:val="00BC5D50"/>
    <w:rsid w:val="00BC741C"/>
    <w:rsid w:val="00BD07A2"/>
    <w:rsid w:val="00BD1FC9"/>
    <w:rsid w:val="00BD2B86"/>
    <w:rsid w:val="00BD2FED"/>
    <w:rsid w:val="00BD41F2"/>
    <w:rsid w:val="00BD6C5D"/>
    <w:rsid w:val="00BD7580"/>
    <w:rsid w:val="00BD7875"/>
    <w:rsid w:val="00BE313C"/>
    <w:rsid w:val="00BE334C"/>
    <w:rsid w:val="00BE40D2"/>
    <w:rsid w:val="00BE42C2"/>
    <w:rsid w:val="00BE4463"/>
    <w:rsid w:val="00BE5CB9"/>
    <w:rsid w:val="00BE70EA"/>
    <w:rsid w:val="00BF3746"/>
    <w:rsid w:val="00BF4418"/>
    <w:rsid w:val="00BF5B56"/>
    <w:rsid w:val="00C00295"/>
    <w:rsid w:val="00C0128C"/>
    <w:rsid w:val="00C02575"/>
    <w:rsid w:val="00C026B2"/>
    <w:rsid w:val="00C02DD6"/>
    <w:rsid w:val="00C0303A"/>
    <w:rsid w:val="00C05AAE"/>
    <w:rsid w:val="00C0686A"/>
    <w:rsid w:val="00C100CC"/>
    <w:rsid w:val="00C124B7"/>
    <w:rsid w:val="00C126FA"/>
    <w:rsid w:val="00C13BA7"/>
    <w:rsid w:val="00C13DBB"/>
    <w:rsid w:val="00C14502"/>
    <w:rsid w:val="00C149DC"/>
    <w:rsid w:val="00C17899"/>
    <w:rsid w:val="00C2064C"/>
    <w:rsid w:val="00C23094"/>
    <w:rsid w:val="00C23F35"/>
    <w:rsid w:val="00C24D62"/>
    <w:rsid w:val="00C26BDC"/>
    <w:rsid w:val="00C2703F"/>
    <w:rsid w:val="00C27B25"/>
    <w:rsid w:val="00C3006E"/>
    <w:rsid w:val="00C35712"/>
    <w:rsid w:val="00C36EB0"/>
    <w:rsid w:val="00C45CDC"/>
    <w:rsid w:val="00C46A8D"/>
    <w:rsid w:val="00C514C3"/>
    <w:rsid w:val="00C53CDE"/>
    <w:rsid w:val="00C541F0"/>
    <w:rsid w:val="00C56108"/>
    <w:rsid w:val="00C573DC"/>
    <w:rsid w:val="00C57EC6"/>
    <w:rsid w:val="00C600A9"/>
    <w:rsid w:val="00C611DE"/>
    <w:rsid w:val="00C628D7"/>
    <w:rsid w:val="00C62D3B"/>
    <w:rsid w:val="00C63C3A"/>
    <w:rsid w:val="00C63E5E"/>
    <w:rsid w:val="00C64170"/>
    <w:rsid w:val="00C65694"/>
    <w:rsid w:val="00C65D6C"/>
    <w:rsid w:val="00C66808"/>
    <w:rsid w:val="00C66AE4"/>
    <w:rsid w:val="00C724CE"/>
    <w:rsid w:val="00C72A2E"/>
    <w:rsid w:val="00C72D75"/>
    <w:rsid w:val="00C7467F"/>
    <w:rsid w:val="00C74700"/>
    <w:rsid w:val="00C761E5"/>
    <w:rsid w:val="00C827E5"/>
    <w:rsid w:val="00C84123"/>
    <w:rsid w:val="00C84CA9"/>
    <w:rsid w:val="00C85138"/>
    <w:rsid w:val="00C85B88"/>
    <w:rsid w:val="00C86937"/>
    <w:rsid w:val="00C87496"/>
    <w:rsid w:val="00C924FB"/>
    <w:rsid w:val="00C9382D"/>
    <w:rsid w:val="00C93F2B"/>
    <w:rsid w:val="00C95F35"/>
    <w:rsid w:val="00C97D79"/>
    <w:rsid w:val="00CA06BE"/>
    <w:rsid w:val="00CA2299"/>
    <w:rsid w:val="00CA2946"/>
    <w:rsid w:val="00CA2BF1"/>
    <w:rsid w:val="00CA6B03"/>
    <w:rsid w:val="00CB0005"/>
    <w:rsid w:val="00CB1B8A"/>
    <w:rsid w:val="00CB3616"/>
    <w:rsid w:val="00CB3691"/>
    <w:rsid w:val="00CB3733"/>
    <w:rsid w:val="00CB63C9"/>
    <w:rsid w:val="00CB63EB"/>
    <w:rsid w:val="00CB6DAE"/>
    <w:rsid w:val="00CB7662"/>
    <w:rsid w:val="00CC026F"/>
    <w:rsid w:val="00CC0289"/>
    <w:rsid w:val="00CC0E8F"/>
    <w:rsid w:val="00CC12F1"/>
    <w:rsid w:val="00CC19AC"/>
    <w:rsid w:val="00CC2F71"/>
    <w:rsid w:val="00CC4ABB"/>
    <w:rsid w:val="00CC6BDF"/>
    <w:rsid w:val="00CC7001"/>
    <w:rsid w:val="00CC769A"/>
    <w:rsid w:val="00CD023F"/>
    <w:rsid w:val="00CD1042"/>
    <w:rsid w:val="00CD27A2"/>
    <w:rsid w:val="00CD4BB0"/>
    <w:rsid w:val="00CD549A"/>
    <w:rsid w:val="00CD7CA4"/>
    <w:rsid w:val="00CE00B1"/>
    <w:rsid w:val="00CE0593"/>
    <w:rsid w:val="00CE0BC8"/>
    <w:rsid w:val="00CE0F36"/>
    <w:rsid w:val="00CE49B1"/>
    <w:rsid w:val="00CE532F"/>
    <w:rsid w:val="00CF17FE"/>
    <w:rsid w:val="00CF1F0A"/>
    <w:rsid w:val="00CF500F"/>
    <w:rsid w:val="00CF5C05"/>
    <w:rsid w:val="00CF5CCD"/>
    <w:rsid w:val="00CF6096"/>
    <w:rsid w:val="00CF7156"/>
    <w:rsid w:val="00D04AF4"/>
    <w:rsid w:val="00D04E79"/>
    <w:rsid w:val="00D05A30"/>
    <w:rsid w:val="00D065AF"/>
    <w:rsid w:val="00D06CA7"/>
    <w:rsid w:val="00D07041"/>
    <w:rsid w:val="00D07DF2"/>
    <w:rsid w:val="00D10A52"/>
    <w:rsid w:val="00D11600"/>
    <w:rsid w:val="00D11878"/>
    <w:rsid w:val="00D1301C"/>
    <w:rsid w:val="00D13589"/>
    <w:rsid w:val="00D13969"/>
    <w:rsid w:val="00D13A06"/>
    <w:rsid w:val="00D1410E"/>
    <w:rsid w:val="00D15235"/>
    <w:rsid w:val="00D15293"/>
    <w:rsid w:val="00D15692"/>
    <w:rsid w:val="00D157F3"/>
    <w:rsid w:val="00D16642"/>
    <w:rsid w:val="00D173E5"/>
    <w:rsid w:val="00D17579"/>
    <w:rsid w:val="00D229FF"/>
    <w:rsid w:val="00D22A15"/>
    <w:rsid w:val="00D23F91"/>
    <w:rsid w:val="00D24A33"/>
    <w:rsid w:val="00D24DA7"/>
    <w:rsid w:val="00D25286"/>
    <w:rsid w:val="00D25374"/>
    <w:rsid w:val="00D27745"/>
    <w:rsid w:val="00D30FBC"/>
    <w:rsid w:val="00D33926"/>
    <w:rsid w:val="00D3417F"/>
    <w:rsid w:val="00D36885"/>
    <w:rsid w:val="00D3717D"/>
    <w:rsid w:val="00D3719E"/>
    <w:rsid w:val="00D377A0"/>
    <w:rsid w:val="00D40AAA"/>
    <w:rsid w:val="00D4295E"/>
    <w:rsid w:val="00D43F02"/>
    <w:rsid w:val="00D44FCF"/>
    <w:rsid w:val="00D4532C"/>
    <w:rsid w:val="00D45973"/>
    <w:rsid w:val="00D4628F"/>
    <w:rsid w:val="00D466F1"/>
    <w:rsid w:val="00D47FCA"/>
    <w:rsid w:val="00D50CD5"/>
    <w:rsid w:val="00D51682"/>
    <w:rsid w:val="00D51886"/>
    <w:rsid w:val="00D51E0C"/>
    <w:rsid w:val="00D52BBE"/>
    <w:rsid w:val="00D53ADB"/>
    <w:rsid w:val="00D57430"/>
    <w:rsid w:val="00D5765D"/>
    <w:rsid w:val="00D57A86"/>
    <w:rsid w:val="00D6015B"/>
    <w:rsid w:val="00D61A6A"/>
    <w:rsid w:val="00D62E61"/>
    <w:rsid w:val="00D63B59"/>
    <w:rsid w:val="00D64518"/>
    <w:rsid w:val="00D65CBA"/>
    <w:rsid w:val="00D65E6D"/>
    <w:rsid w:val="00D65EF0"/>
    <w:rsid w:val="00D662E4"/>
    <w:rsid w:val="00D6643D"/>
    <w:rsid w:val="00D669EE"/>
    <w:rsid w:val="00D678B3"/>
    <w:rsid w:val="00D71641"/>
    <w:rsid w:val="00D72226"/>
    <w:rsid w:val="00D73ECB"/>
    <w:rsid w:val="00D749A5"/>
    <w:rsid w:val="00D761AF"/>
    <w:rsid w:val="00D77878"/>
    <w:rsid w:val="00D77C23"/>
    <w:rsid w:val="00D808B9"/>
    <w:rsid w:val="00D85DEC"/>
    <w:rsid w:val="00D8734C"/>
    <w:rsid w:val="00D91B8E"/>
    <w:rsid w:val="00D93B6F"/>
    <w:rsid w:val="00D93D76"/>
    <w:rsid w:val="00D94C95"/>
    <w:rsid w:val="00D95D20"/>
    <w:rsid w:val="00D96FDB"/>
    <w:rsid w:val="00DA01D0"/>
    <w:rsid w:val="00DA30EB"/>
    <w:rsid w:val="00DA41A0"/>
    <w:rsid w:val="00DA4E71"/>
    <w:rsid w:val="00DA526F"/>
    <w:rsid w:val="00DA55F1"/>
    <w:rsid w:val="00DA7AFB"/>
    <w:rsid w:val="00DB00F9"/>
    <w:rsid w:val="00DB1068"/>
    <w:rsid w:val="00DB45E7"/>
    <w:rsid w:val="00DB54CA"/>
    <w:rsid w:val="00DB6E70"/>
    <w:rsid w:val="00DC0A7A"/>
    <w:rsid w:val="00DC2602"/>
    <w:rsid w:val="00DC271C"/>
    <w:rsid w:val="00DC6E45"/>
    <w:rsid w:val="00DC708C"/>
    <w:rsid w:val="00DC734F"/>
    <w:rsid w:val="00DD0C1C"/>
    <w:rsid w:val="00DD282D"/>
    <w:rsid w:val="00DD4DF0"/>
    <w:rsid w:val="00DD5A35"/>
    <w:rsid w:val="00DD6B89"/>
    <w:rsid w:val="00DD7EAD"/>
    <w:rsid w:val="00DE03B2"/>
    <w:rsid w:val="00DE0534"/>
    <w:rsid w:val="00DE0AAA"/>
    <w:rsid w:val="00DE0BC7"/>
    <w:rsid w:val="00DE1A3E"/>
    <w:rsid w:val="00DE2935"/>
    <w:rsid w:val="00DE2F0E"/>
    <w:rsid w:val="00DE48CF"/>
    <w:rsid w:val="00DE4D6A"/>
    <w:rsid w:val="00DE50DD"/>
    <w:rsid w:val="00DE60FD"/>
    <w:rsid w:val="00DE6C7A"/>
    <w:rsid w:val="00DE798A"/>
    <w:rsid w:val="00DF1914"/>
    <w:rsid w:val="00DF1A26"/>
    <w:rsid w:val="00DF33A6"/>
    <w:rsid w:val="00DF35D6"/>
    <w:rsid w:val="00DF7C55"/>
    <w:rsid w:val="00DF7F0C"/>
    <w:rsid w:val="00E0522F"/>
    <w:rsid w:val="00E06644"/>
    <w:rsid w:val="00E10CE1"/>
    <w:rsid w:val="00E11B3E"/>
    <w:rsid w:val="00E11D9C"/>
    <w:rsid w:val="00E133A8"/>
    <w:rsid w:val="00E1592D"/>
    <w:rsid w:val="00E16852"/>
    <w:rsid w:val="00E178C6"/>
    <w:rsid w:val="00E17F26"/>
    <w:rsid w:val="00E22148"/>
    <w:rsid w:val="00E227F0"/>
    <w:rsid w:val="00E2285C"/>
    <w:rsid w:val="00E243A1"/>
    <w:rsid w:val="00E25E1D"/>
    <w:rsid w:val="00E26F90"/>
    <w:rsid w:val="00E30039"/>
    <w:rsid w:val="00E30E66"/>
    <w:rsid w:val="00E3132B"/>
    <w:rsid w:val="00E319CD"/>
    <w:rsid w:val="00E322FC"/>
    <w:rsid w:val="00E323B3"/>
    <w:rsid w:val="00E344EF"/>
    <w:rsid w:val="00E34F26"/>
    <w:rsid w:val="00E35D28"/>
    <w:rsid w:val="00E378E5"/>
    <w:rsid w:val="00E41A74"/>
    <w:rsid w:val="00E43542"/>
    <w:rsid w:val="00E43E09"/>
    <w:rsid w:val="00E452CA"/>
    <w:rsid w:val="00E453F9"/>
    <w:rsid w:val="00E45889"/>
    <w:rsid w:val="00E46B38"/>
    <w:rsid w:val="00E46BEC"/>
    <w:rsid w:val="00E46C4A"/>
    <w:rsid w:val="00E4780E"/>
    <w:rsid w:val="00E5222B"/>
    <w:rsid w:val="00E527E2"/>
    <w:rsid w:val="00E52EF4"/>
    <w:rsid w:val="00E52F9D"/>
    <w:rsid w:val="00E53449"/>
    <w:rsid w:val="00E5491F"/>
    <w:rsid w:val="00E54928"/>
    <w:rsid w:val="00E54FC8"/>
    <w:rsid w:val="00E553CA"/>
    <w:rsid w:val="00E5593C"/>
    <w:rsid w:val="00E60183"/>
    <w:rsid w:val="00E6062B"/>
    <w:rsid w:val="00E60ADD"/>
    <w:rsid w:val="00E62DAB"/>
    <w:rsid w:val="00E62EA9"/>
    <w:rsid w:val="00E6355F"/>
    <w:rsid w:val="00E639B4"/>
    <w:rsid w:val="00E63B6A"/>
    <w:rsid w:val="00E64205"/>
    <w:rsid w:val="00E65FF1"/>
    <w:rsid w:val="00E6729E"/>
    <w:rsid w:val="00E678C0"/>
    <w:rsid w:val="00E7027E"/>
    <w:rsid w:val="00E70459"/>
    <w:rsid w:val="00E7092F"/>
    <w:rsid w:val="00E70C12"/>
    <w:rsid w:val="00E70DDC"/>
    <w:rsid w:val="00E71989"/>
    <w:rsid w:val="00E7263F"/>
    <w:rsid w:val="00E74D82"/>
    <w:rsid w:val="00E75BE5"/>
    <w:rsid w:val="00E80DC9"/>
    <w:rsid w:val="00E81349"/>
    <w:rsid w:val="00E815D0"/>
    <w:rsid w:val="00E82BA8"/>
    <w:rsid w:val="00E82CED"/>
    <w:rsid w:val="00E83DBA"/>
    <w:rsid w:val="00E84C54"/>
    <w:rsid w:val="00E85071"/>
    <w:rsid w:val="00E85B41"/>
    <w:rsid w:val="00E86090"/>
    <w:rsid w:val="00E86226"/>
    <w:rsid w:val="00E8648A"/>
    <w:rsid w:val="00E865A2"/>
    <w:rsid w:val="00E87C2F"/>
    <w:rsid w:val="00E87FC3"/>
    <w:rsid w:val="00E90BA5"/>
    <w:rsid w:val="00E90DDE"/>
    <w:rsid w:val="00E90F27"/>
    <w:rsid w:val="00E91AFD"/>
    <w:rsid w:val="00E91B72"/>
    <w:rsid w:val="00E93BEF"/>
    <w:rsid w:val="00E95F0F"/>
    <w:rsid w:val="00E96B18"/>
    <w:rsid w:val="00E96EFA"/>
    <w:rsid w:val="00E97155"/>
    <w:rsid w:val="00E975D1"/>
    <w:rsid w:val="00E97A09"/>
    <w:rsid w:val="00EA1778"/>
    <w:rsid w:val="00EA3A9D"/>
    <w:rsid w:val="00EA3AA3"/>
    <w:rsid w:val="00EA3D8D"/>
    <w:rsid w:val="00EA49C5"/>
    <w:rsid w:val="00EA5275"/>
    <w:rsid w:val="00EA5FB3"/>
    <w:rsid w:val="00EA78A4"/>
    <w:rsid w:val="00EB031E"/>
    <w:rsid w:val="00EB1E0E"/>
    <w:rsid w:val="00EB2222"/>
    <w:rsid w:val="00EB3DC5"/>
    <w:rsid w:val="00EB732A"/>
    <w:rsid w:val="00EC287B"/>
    <w:rsid w:val="00EC3584"/>
    <w:rsid w:val="00EC485A"/>
    <w:rsid w:val="00EC5BAA"/>
    <w:rsid w:val="00EC635A"/>
    <w:rsid w:val="00EC6ED3"/>
    <w:rsid w:val="00EC7F96"/>
    <w:rsid w:val="00ED0307"/>
    <w:rsid w:val="00ED0607"/>
    <w:rsid w:val="00ED2BF8"/>
    <w:rsid w:val="00ED2DF1"/>
    <w:rsid w:val="00ED52F8"/>
    <w:rsid w:val="00ED7C12"/>
    <w:rsid w:val="00EE07C5"/>
    <w:rsid w:val="00EE0C9F"/>
    <w:rsid w:val="00EE418F"/>
    <w:rsid w:val="00EE45B6"/>
    <w:rsid w:val="00EE5627"/>
    <w:rsid w:val="00EE6D81"/>
    <w:rsid w:val="00EE6E04"/>
    <w:rsid w:val="00EE6EE0"/>
    <w:rsid w:val="00EE7E20"/>
    <w:rsid w:val="00EF086F"/>
    <w:rsid w:val="00EF17BC"/>
    <w:rsid w:val="00EF2BE7"/>
    <w:rsid w:val="00EF2E9A"/>
    <w:rsid w:val="00EF3EEE"/>
    <w:rsid w:val="00EF4B5B"/>
    <w:rsid w:val="00EF51F7"/>
    <w:rsid w:val="00EF5265"/>
    <w:rsid w:val="00EF5931"/>
    <w:rsid w:val="00EF593E"/>
    <w:rsid w:val="00EF6978"/>
    <w:rsid w:val="00EF78BA"/>
    <w:rsid w:val="00F025D6"/>
    <w:rsid w:val="00F026C9"/>
    <w:rsid w:val="00F03926"/>
    <w:rsid w:val="00F040AD"/>
    <w:rsid w:val="00F0480D"/>
    <w:rsid w:val="00F04A1B"/>
    <w:rsid w:val="00F04D0B"/>
    <w:rsid w:val="00F05B30"/>
    <w:rsid w:val="00F0627A"/>
    <w:rsid w:val="00F06926"/>
    <w:rsid w:val="00F06E91"/>
    <w:rsid w:val="00F11477"/>
    <w:rsid w:val="00F11D7B"/>
    <w:rsid w:val="00F11F8E"/>
    <w:rsid w:val="00F121E2"/>
    <w:rsid w:val="00F1360C"/>
    <w:rsid w:val="00F1391D"/>
    <w:rsid w:val="00F13EE8"/>
    <w:rsid w:val="00F15B7E"/>
    <w:rsid w:val="00F21CFF"/>
    <w:rsid w:val="00F229A7"/>
    <w:rsid w:val="00F23266"/>
    <w:rsid w:val="00F2473F"/>
    <w:rsid w:val="00F2484E"/>
    <w:rsid w:val="00F256AD"/>
    <w:rsid w:val="00F2601C"/>
    <w:rsid w:val="00F31EA8"/>
    <w:rsid w:val="00F323C2"/>
    <w:rsid w:val="00F33510"/>
    <w:rsid w:val="00F33CE4"/>
    <w:rsid w:val="00F36168"/>
    <w:rsid w:val="00F363B6"/>
    <w:rsid w:val="00F3674C"/>
    <w:rsid w:val="00F36BC0"/>
    <w:rsid w:val="00F36E4A"/>
    <w:rsid w:val="00F409AF"/>
    <w:rsid w:val="00F4150F"/>
    <w:rsid w:val="00F4216E"/>
    <w:rsid w:val="00F42291"/>
    <w:rsid w:val="00F4262A"/>
    <w:rsid w:val="00F42B2F"/>
    <w:rsid w:val="00F42F2A"/>
    <w:rsid w:val="00F43B2C"/>
    <w:rsid w:val="00F44E41"/>
    <w:rsid w:val="00F50CDC"/>
    <w:rsid w:val="00F50DA3"/>
    <w:rsid w:val="00F51F09"/>
    <w:rsid w:val="00F52BDE"/>
    <w:rsid w:val="00F535A2"/>
    <w:rsid w:val="00F5492A"/>
    <w:rsid w:val="00F54AF4"/>
    <w:rsid w:val="00F60987"/>
    <w:rsid w:val="00F60ABB"/>
    <w:rsid w:val="00F60F69"/>
    <w:rsid w:val="00F6101E"/>
    <w:rsid w:val="00F626E5"/>
    <w:rsid w:val="00F626E7"/>
    <w:rsid w:val="00F63094"/>
    <w:rsid w:val="00F6378A"/>
    <w:rsid w:val="00F63A6F"/>
    <w:rsid w:val="00F64DB2"/>
    <w:rsid w:val="00F655B6"/>
    <w:rsid w:val="00F657D1"/>
    <w:rsid w:val="00F660E7"/>
    <w:rsid w:val="00F66C22"/>
    <w:rsid w:val="00F70B49"/>
    <w:rsid w:val="00F7123F"/>
    <w:rsid w:val="00F71865"/>
    <w:rsid w:val="00F745B0"/>
    <w:rsid w:val="00F74E65"/>
    <w:rsid w:val="00F75890"/>
    <w:rsid w:val="00F76183"/>
    <w:rsid w:val="00F767DD"/>
    <w:rsid w:val="00F76B2C"/>
    <w:rsid w:val="00F77FEB"/>
    <w:rsid w:val="00F807D4"/>
    <w:rsid w:val="00F80FA2"/>
    <w:rsid w:val="00F82176"/>
    <w:rsid w:val="00F83251"/>
    <w:rsid w:val="00F837C0"/>
    <w:rsid w:val="00F83DC9"/>
    <w:rsid w:val="00F83FC3"/>
    <w:rsid w:val="00F85679"/>
    <w:rsid w:val="00F85684"/>
    <w:rsid w:val="00F85959"/>
    <w:rsid w:val="00F87AF7"/>
    <w:rsid w:val="00F90E97"/>
    <w:rsid w:val="00F913F2"/>
    <w:rsid w:val="00F922DE"/>
    <w:rsid w:val="00F927AC"/>
    <w:rsid w:val="00F9622E"/>
    <w:rsid w:val="00F96B83"/>
    <w:rsid w:val="00F97487"/>
    <w:rsid w:val="00F97FBB"/>
    <w:rsid w:val="00FA09D0"/>
    <w:rsid w:val="00FA1DD8"/>
    <w:rsid w:val="00FA2C5E"/>
    <w:rsid w:val="00FA31F6"/>
    <w:rsid w:val="00FA43AB"/>
    <w:rsid w:val="00FA514B"/>
    <w:rsid w:val="00FB05C2"/>
    <w:rsid w:val="00FB0EE3"/>
    <w:rsid w:val="00FB1BAC"/>
    <w:rsid w:val="00FB276C"/>
    <w:rsid w:val="00FB4D55"/>
    <w:rsid w:val="00FB4D97"/>
    <w:rsid w:val="00FB5686"/>
    <w:rsid w:val="00FB61F3"/>
    <w:rsid w:val="00FB7677"/>
    <w:rsid w:val="00FB7847"/>
    <w:rsid w:val="00FC02B2"/>
    <w:rsid w:val="00FC0891"/>
    <w:rsid w:val="00FC0BE3"/>
    <w:rsid w:val="00FC11FF"/>
    <w:rsid w:val="00FC2B81"/>
    <w:rsid w:val="00FC646E"/>
    <w:rsid w:val="00FD0316"/>
    <w:rsid w:val="00FD1739"/>
    <w:rsid w:val="00FD1C14"/>
    <w:rsid w:val="00FD2DCA"/>
    <w:rsid w:val="00FD3A8E"/>
    <w:rsid w:val="00FD4F16"/>
    <w:rsid w:val="00FD6750"/>
    <w:rsid w:val="00FD7AEB"/>
    <w:rsid w:val="00FE0809"/>
    <w:rsid w:val="00FE2439"/>
    <w:rsid w:val="00FE25C7"/>
    <w:rsid w:val="00FE2EE2"/>
    <w:rsid w:val="00FE33CF"/>
    <w:rsid w:val="00FE65C9"/>
    <w:rsid w:val="00FF09D1"/>
    <w:rsid w:val="00FF195A"/>
    <w:rsid w:val="00FF1E5F"/>
    <w:rsid w:val="00FF29F4"/>
    <w:rsid w:val="00FF2D3E"/>
    <w:rsid w:val="00FF4951"/>
    <w:rsid w:val="00FF4B4C"/>
    <w:rsid w:val="00FF5176"/>
    <w:rsid w:val="00FF6E30"/>
    <w:rsid w:val="00FF769D"/>
    <w:rsid w:val="0363787A"/>
    <w:rsid w:val="036906B9"/>
    <w:rsid w:val="06EB32E3"/>
    <w:rsid w:val="07140924"/>
    <w:rsid w:val="076470DA"/>
    <w:rsid w:val="09992CDC"/>
    <w:rsid w:val="0B6731C6"/>
    <w:rsid w:val="107A6798"/>
    <w:rsid w:val="147815B3"/>
    <w:rsid w:val="14A27993"/>
    <w:rsid w:val="14E61ED5"/>
    <w:rsid w:val="1D9408AD"/>
    <w:rsid w:val="21574143"/>
    <w:rsid w:val="225E5C03"/>
    <w:rsid w:val="26A95B39"/>
    <w:rsid w:val="2BDB436E"/>
    <w:rsid w:val="2C282DE4"/>
    <w:rsid w:val="2F814AAA"/>
    <w:rsid w:val="30803872"/>
    <w:rsid w:val="31A50B58"/>
    <w:rsid w:val="32D81743"/>
    <w:rsid w:val="34EC1189"/>
    <w:rsid w:val="39455658"/>
    <w:rsid w:val="3DA379D4"/>
    <w:rsid w:val="3F454250"/>
    <w:rsid w:val="40B2016A"/>
    <w:rsid w:val="41AA4BF2"/>
    <w:rsid w:val="425A6C63"/>
    <w:rsid w:val="46C03FD3"/>
    <w:rsid w:val="47337216"/>
    <w:rsid w:val="480D179F"/>
    <w:rsid w:val="483D231C"/>
    <w:rsid w:val="49122557"/>
    <w:rsid w:val="495B0E28"/>
    <w:rsid w:val="4A4C4A99"/>
    <w:rsid w:val="4CC85D96"/>
    <w:rsid w:val="4EB77B49"/>
    <w:rsid w:val="4F22735C"/>
    <w:rsid w:val="543D0414"/>
    <w:rsid w:val="549F1195"/>
    <w:rsid w:val="54D62EF8"/>
    <w:rsid w:val="555F4AB6"/>
    <w:rsid w:val="559A7BB2"/>
    <w:rsid w:val="57EB5C21"/>
    <w:rsid w:val="59BC5DFB"/>
    <w:rsid w:val="5C0F1DCA"/>
    <w:rsid w:val="5D323956"/>
    <w:rsid w:val="5DEA4132"/>
    <w:rsid w:val="5E235ED9"/>
    <w:rsid w:val="5EFD415C"/>
    <w:rsid w:val="5F6D12E1"/>
    <w:rsid w:val="617272DF"/>
    <w:rsid w:val="66F8240F"/>
    <w:rsid w:val="672F5108"/>
    <w:rsid w:val="69F60125"/>
    <w:rsid w:val="6ABD0384"/>
    <w:rsid w:val="6C8C1E88"/>
    <w:rsid w:val="704B11CB"/>
    <w:rsid w:val="71DF6E26"/>
    <w:rsid w:val="73664BDE"/>
    <w:rsid w:val="74A81306"/>
    <w:rsid w:val="75CC6B0E"/>
    <w:rsid w:val="76C578C3"/>
    <w:rsid w:val="797C7808"/>
    <w:rsid w:val="79E97FE4"/>
    <w:rsid w:val="7A172045"/>
    <w:rsid w:val="7A4E3666"/>
    <w:rsid w:val="7B6F4351"/>
    <w:rsid w:val="7D3D00ED"/>
    <w:rsid w:val="7E797DAC"/>
    <w:rsid w:val="7F4B6F13"/>
    <w:rsid w:val="CBF524DE"/>
    <w:rsid w:val="FFA741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7E4E1F37"/>
  <w14:defaultImageDpi w14:val="32767"/>
  <w15:docId w15:val="{BE174D9F-2A4C-41E6-B3D0-23867E9DC2C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semiHidden="1" w:uiPriority="99" w:qFormat="1"/>
    <w:lsdException w:name="header" w:qFormat="1"/>
    <w:lsdException w:name="footer" w:uiPriority="99" w:qFormat="1"/>
    <w:lsdException w:name="index heading" w:semiHidden="1" w:unhideWhenUsed="1"/>
    <w:lsdException w:name="caption" w:locked="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locked="1" w:qFormat="1"/>
    <w:lsdException w:name="Emphasis" w:locked="1"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560" w:lineRule="exact"/>
      <w:ind w:firstLineChars="200" w:firstLine="560"/>
      <w:jc w:val="both"/>
    </w:pPr>
    <w:rPr>
      <w:kern w:val="2"/>
      <w:sz w:val="28"/>
      <w:szCs w:val="28"/>
      <w14:ligatures w14:val="standardContextual"/>
    </w:rPr>
  </w:style>
  <w:style w:type="paragraph" w:styleId="1">
    <w:name w:val="heading 1"/>
    <w:basedOn w:val="a"/>
    <w:next w:val="a"/>
    <w:link w:val="10"/>
    <w:autoRedefine/>
    <w:qFormat/>
    <w:pPr>
      <w:numPr>
        <w:numId w:val="1"/>
      </w:numPr>
      <w:ind w:left="0" w:firstLineChars="0" w:firstLine="0"/>
      <w:outlineLvl w:val="0"/>
    </w:pPr>
    <w:rPr>
      <w:rFonts w:ascii="宋体" w:hAnsi="宋体"/>
      <w:b/>
      <w:bCs/>
      <w:kern w:val="44"/>
      <w:sz w:val="32"/>
      <w:szCs w:val="32"/>
    </w:rPr>
  </w:style>
  <w:style w:type="paragraph" w:styleId="2">
    <w:name w:val="heading 2"/>
    <w:basedOn w:val="a"/>
    <w:next w:val="a"/>
    <w:link w:val="20"/>
    <w:qFormat/>
    <w:pPr>
      <w:numPr>
        <w:ilvl w:val="1"/>
        <w:numId w:val="1"/>
      </w:numPr>
      <w:adjustRightInd w:val="0"/>
      <w:ind w:left="0" w:firstLineChars="0" w:firstLine="0"/>
      <w:textAlignment w:val="baseline"/>
      <w:outlineLvl w:val="1"/>
    </w:pPr>
    <w:rPr>
      <w:rFonts w:ascii="宋体" w:hAnsi="宋体"/>
      <w:b/>
      <w:bCs/>
      <w:sz w:val="32"/>
      <w:szCs w:val="32"/>
    </w:rPr>
  </w:style>
  <w:style w:type="paragraph" w:styleId="3">
    <w:name w:val="heading 3"/>
    <w:basedOn w:val="a"/>
    <w:next w:val="a"/>
    <w:link w:val="30"/>
    <w:qFormat/>
    <w:pPr>
      <w:numPr>
        <w:ilvl w:val="2"/>
        <w:numId w:val="1"/>
      </w:numPr>
      <w:adjustRightInd w:val="0"/>
      <w:ind w:left="0" w:firstLineChars="0" w:firstLine="0"/>
      <w:textAlignment w:val="baseline"/>
      <w:outlineLvl w:val="2"/>
    </w:pPr>
    <w:rPr>
      <w:rFonts w:eastAsia="黑体"/>
      <w:b/>
      <w:bCs/>
    </w:rPr>
  </w:style>
  <w:style w:type="paragraph" w:styleId="4">
    <w:name w:val="heading 4"/>
    <w:basedOn w:val="a"/>
    <w:next w:val="a"/>
    <w:link w:val="40"/>
    <w:qFormat/>
    <w:locked/>
    <w:pPr>
      <w:keepNext/>
      <w:numPr>
        <w:ilvl w:val="3"/>
        <w:numId w:val="1"/>
      </w:numPr>
      <w:tabs>
        <w:tab w:val="left" w:pos="2900"/>
        <w:tab w:val="left" w:pos="5000"/>
        <w:tab w:val="left" w:pos="9200"/>
      </w:tabs>
      <w:autoSpaceDE w:val="0"/>
      <w:autoSpaceDN w:val="0"/>
      <w:adjustRightInd w:val="0"/>
      <w:ind w:left="0" w:firstLine="562"/>
      <w:jc w:val="left"/>
      <w:outlineLvl w:val="3"/>
    </w:pPr>
    <w:rPr>
      <w:rFonts w:ascii="仿宋_GB2312" w:hAnsi="宋体"/>
      <w:b/>
      <w:bCs/>
      <w:kern w:val="0"/>
    </w:rPr>
  </w:style>
  <w:style w:type="paragraph" w:styleId="5">
    <w:name w:val="heading 5"/>
    <w:basedOn w:val="a"/>
    <w:next w:val="a"/>
    <w:link w:val="50"/>
    <w:qFormat/>
    <w:locked/>
    <w:pPr>
      <w:keepNext/>
      <w:tabs>
        <w:tab w:val="left" w:pos="2000"/>
      </w:tabs>
      <w:autoSpaceDE w:val="0"/>
      <w:autoSpaceDN w:val="0"/>
      <w:adjustRightInd w:val="0"/>
      <w:jc w:val="left"/>
      <w:outlineLvl w:val="4"/>
    </w:pPr>
    <w:rPr>
      <w:rFonts w:ascii="宋体" w:hAnsi="宋体"/>
      <w:b/>
      <w:bCs/>
      <w:kern w:val="0"/>
      <w:u w:val="single"/>
    </w:rPr>
  </w:style>
  <w:style w:type="paragraph" w:styleId="6">
    <w:name w:val="heading 6"/>
    <w:basedOn w:val="a"/>
    <w:next w:val="a"/>
    <w:link w:val="60"/>
    <w:qFormat/>
    <w:locked/>
    <w:pPr>
      <w:keepNext/>
      <w:tabs>
        <w:tab w:val="left" w:pos="4500"/>
        <w:tab w:val="left" w:pos="5300"/>
        <w:tab w:val="left" w:pos="6100"/>
        <w:tab w:val="left" w:pos="6900"/>
        <w:tab w:val="left" w:pos="7700"/>
        <w:tab w:val="left" w:pos="8500"/>
        <w:tab w:val="left" w:pos="9300"/>
      </w:tabs>
      <w:autoSpaceDE w:val="0"/>
      <w:autoSpaceDN w:val="0"/>
      <w:adjustRightInd w:val="0"/>
      <w:jc w:val="left"/>
      <w:outlineLvl w:val="5"/>
    </w:pPr>
    <w:rPr>
      <w:rFonts w:ascii="宋体" w:hAnsi="宋体"/>
      <w:b/>
      <w:bCs/>
      <w:kern w:val="0"/>
      <w:sz w:val="24"/>
      <w:u w:val="single"/>
    </w:rPr>
  </w:style>
  <w:style w:type="paragraph" w:styleId="7">
    <w:name w:val="heading 7"/>
    <w:basedOn w:val="a"/>
    <w:next w:val="a"/>
    <w:link w:val="70"/>
    <w:qFormat/>
    <w:locked/>
    <w:pPr>
      <w:keepNext/>
      <w:keepLines/>
      <w:spacing w:before="240" w:after="64" w:line="320" w:lineRule="auto"/>
      <w:outlineLvl w:val="6"/>
    </w:pPr>
    <w:rPr>
      <w:b/>
      <w:bCs/>
      <w:sz w:val="24"/>
    </w:rPr>
  </w:style>
  <w:style w:type="paragraph" w:styleId="8">
    <w:name w:val="heading 8"/>
    <w:basedOn w:val="a"/>
    <w:next w:val="a"/>
    <w:link w:val="80"/>
    <w:qFormat/>
    <w:locked/>
    <w:pPr>
      <w:keepNext/>
      <w:keepLines/>
      <w:spacing w:before="240" w:after="64" w:line="320" w:lineRule="auto"/>
      <w:outlineLvl w:val="7"/>
    </w:pPr>
    <w:rPr>
      <w:rFonts w:ascii="Arial" w:eastAsia="黑体" w:hAnsi="Arial"/>
      <w:sz w:val="24"/>
    </w:rPr>
  </w:style>
  <w:style w:type="paragraph" w:styleId="9">
    <w:name w:val="heading 9"/>
    <w:basedOn w:val="a"/>
    <w:next w:val="a"/>
    <w:link w:val="90"/>
    <w:qFormat/>
    <w:locked/>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qFormat/>
    <w:pPr>
      <w:ind w:leftChars="1200" w:left="2520"/>
    </w:pPr>
  </w:style>
  <w:style w:type="paragraph" w:styleId="a3">
    <w:name w:val="caption"/>
    <w:basedOn w:val="a"/>
    <w:next w:val="a"/>
    <w:unhideWhenUsed/>
    <w:qFormat/>
    <w:locked/>
    <w:pPr>
      <w:adjustRightInd w:val="0"/>
      <w:snapToGrid w:val="0"/>
      <w:spacing w:beforeLines="50" w:before="190" w:afterLines="50" w:after="190" w:line="240" w:lineRule="auto"/>
      <w:ind w:firstLineChars="0" w:firstLine="0"/>
      <w:jc w:val="center"/>
    </w:pPr>
    <w:rPr>
      <w:sz w:val="24"/>
    </w:rPr>
  </w:style>
  <w:style w:type="paragraph" w:styleId="a4">
    <w:name w:val="Document Map"/>
    <w:basedOn w:val="a"/>
    <w:link w:val="a5"/>
    <w:semiHidden/>
    <w:qFormat/>
    <w:rPr>
      <w:rFonts w:ascii="宋体"/>
      <w:sz w:val="18"/>
      <w:szCs w:val="18"/>
    </w:rPr>
  </w:style>
  <w:style w:type="paragraph" w:styleId="a6">
    <w:name w:val="annotation text"/>
    <w:basedOn w:val="a"/>
    <w:link w:val="11"/>
    <w:uiPriority w:val="99"/>
    <w:semiHidden/>
    <w:qFormat/>
    <w:pPr>
      <w:jc w:val="left"/>
    </w:pPr>
    <w:rPr>
      <w:szCs w:val="20"/>
    </w:rPr>
  </w:style>
  <w:style w:type="paragraph" w:styleId="TOC5">
    <w:name w:val="toc 5"/>
    <w:basedOn w:val="a"/>
    <w:next w:val="a"/>
    <w:autoRedefine/>
    <w:uiPriority w:val="39"/>
    <w:qFormat/>
    <w:pPr>
      <w:ind w:leftChars="800" w:left="1680"/>
    </w:pPr>
  </w:style>
  <w:style w:type="paragraph" w:styleId="TOC3">
    <w:name w:val="toc 3"/>
    <w:basedOn w:val="a"/>
    <w:next w:val="a"/>
    <w:autoRedefine/>
    <w:uiPriority w:val="39"/>
    <w:qFormat/>
    <w:pPr>
      <w:tabs>
        <w:tab w:val="right" w:leader="dot" w:pos="9060"/>
      </w:tabs>
      <w:ind w:leftChars="200" w:left="560" w:firstLineChars="0" w:firstLine="0"/>
    </w:pPr>
  </w:style>
  <w:style w:type="paragraph" w:styleId="TOC8">
    <w:name w:val="toc 8"/>
    <w:basedOn w:val="a"/>
    <w:next w:val="a"/>
    <w:autoRedefine/>
    <w:uiPriority w:val="39"/>
    <w:qFormat/>
    <w:pPr>
      <w:ind w:leftChars="1400" w:left="2940"/>
    </w:pPr>
  </w:style>
  <w:style w:type="paragraph" w:styleId="21">
    <w:name w:val="Body Text Indent 2"/>
    <w:basedOn w:val="a"/>
    <w:qFormat/>
    <w:pPr>
      <w:spacing w:line="360" w:lineRule="auto"/>
      <w:ind w:leftChars="428" w:left="899" w:firstLineChars="225" w:firstLine="540"/>
    </w:pPr>
    <w:rPr>
      <w:sz w:val="24"/>
      <w:szCs w:val="20"/>
    </w:rPr>
  </w:style>
  <w:style w:type="paragraph" w:styleId="a7">
    <w:name w:val="Balloon Text"/>
    <w:basedOn w:val="a"/>
    <w:link w:val="a8"/>
    <w:semiHidden/>
    <w:qFormat/>
    <w:rPr>
      <w:sz w:val="18"/>
      <w:szCs w:val="18"/>
    </w:rPr>
  </w:style>
  <w:style w:type="paragraph" w:styleId="a9">
    <w:name w:val="footer"/>
    <w:basedOn w:val="a"/>
    <w:link w:val="aa"/>
    <w:uiPriority w:val="99"/>
    <w:qFormat/>
    <w:pPr>
      <w:tabs>
        <w:tab w:val="center" w:pos="4153"/>
        <w:tab w:val="right" w:pos="8306"/>
      </w:tabs>
      <w:snapToGrid w:val="0"/>
      <w:ind w:firstLine="360"/>
      <w:jc w:val="center"/>
    </w:pPr>
    <w:rPr>
      <w:sz w:val="21"/>
      <w:szCs w:val="21"/>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tabs>
        <w:tab w:val="right" w:leader="dot" w:pos="9060"/>
      </w:tabs>
      <w:ind w:firstLineChars="0" w:firstLine="0"/>
      <w:jc w:val="center"/>
    </w:pPr>
  </w:style>
  <w:style w:type="paragraph" w:styleId="TOC4">
    <w:name w:val="toc 4"/>
    <w:basedOn w:val="a"/>
    <w:next w:val="a"/>
    <w:autoRedefine/>
    <w:uiPriority w:val="39"/>
    <w:qFormat/>
    <w:pPr>
      <w:ind w:leftChars="600" w:left="1260"/>
    </w:pPr>
  </w:style>
  <w:style w:type="paragraph" w:styleId="TOC6">
    <w:name w:val="toc 6"/>
    <w:basedOn w:val="a"/>
    <w:next w:val="a"/>
    <w:autoRedefine/>
    <w:uiPriority w:val="39"/>
    <w:qFormat/>
    <w:pPr>
      <w:ind w:leftChars="1000" w:left="2100"/>
    </w:pPr>
  </w:style>
  <w:style w:type="paragraph" w:styleId="TOC2">
    <w:name w:val="toc 2"/>
    <w:basedOn w:val="a"/>
    <w:next w:val="a"/>
    <w:autoRedefine/>
    <w:uiPriority w:val="39"/>
    <w:qFormat/>
    <w:pPr>
      <w:tabs>
        <w:tab w:val="right" w:leader="dot" w:pos="9060"/>
      </w:tabs>
      <w:ind w:leftChars="100" w:left="280" w:firstLineChars="0" w:firstLine="0"/>
    </w:pPr>
  </w:style>
  <w:style w:type="paragraph" w:styleId="TOC9">
    <w:name w:val="toc 9"/>
    <w:basedOn w:val="a"/>
    <w:next w:val="a"/>
    <w:autoRedefine/>
    <w:uiPriority w:val="39"/>
    <w:qFormat/>
    <w:pPr>
      <w:ind w:leftChars="1600" w:left="3360"/>
    </w:pPr>
  </w:style>
  <w:style w:type="paragraph" w:styleId="ad">
    <w:name w:val="Normal (Web)"/>
    <w:basedOn w:val="a"/>
    <w:unhideWhenUsed/>
    <w:qFormat/>
    <w:pPr>
      <w:widowControl/>
      <w:spacing w:before="100" w:beforeAutospacing="1" w:after="100" w:afterAutospacing="1"/>
      <w:jc w:val="left"/>
    </w:pPr>
    <w:rPr>
      <w:rFonts w:ascii="宋体" w:hAnsi="宋体" w:cs="宋体"/>
      <w:kern w:val="0"/>
      <w:sz w:val="24"/>
    </w:rPr>
  </w:style>
  <w:style w:type="paragraph" w:styleId="ae">
    <w:name w:val="Title"/>
    <w:basedOn w:val="a"/>
    <w:next w:val="a"/>
    <w:link w:val="af"/>
    <w:qFormat/>
    <w:locked/>
    <w:pPr>
      <w:spacing w:line="240" w:lineRule="auto"/>
      <w:ind w:firstLineChars="0" w:firstLine="0"/>
      <w:jc w:val="center"/>
    </w:pPr>
    <w:rPr>
      <w:rFonts w:ascii="黑体" w:eastAsia="黑体" w:hAnsi="黑体" w:cs="黑体"/>
      <w:b/>
      <w:bCs/>
      <w:sz w:val="40"/>
      <w:szCs w:val="48"/>
      <w14:ligatures w14:val="none"/>
    </w:rPr>
  </w:style>
  <w:style w:type="paragraph" w:styleId="af0">
    <w:name w:val="annotation subject"/>
    <w:basedOn w:val="a6"/>
    <w:next w:val="a6"/>
    <w:link w:val="af1"/>
    <w:qFormat/>
    <w:rPr>
      <w:b/>
      <w:bCs/>
      <w:szCs w:val="24"/>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qFormat/>
    <w:rPr>
      <w:rFonts w:cs="Times New Roman"/>
    </w:rPr>
  </w:style>
  <w:style w:type="character" w:styleId="af4">
    <w:name w:val="Hyperlink"/>
    <w:uiPriority w:val="99"/>
    <w:qFormat/>
    <w:rPr>
      <w:rFonts w:cs="Times New Roman"/>
      <w:color w:val="0000FF"/>
      <w:u w:val="single"/>
    </w:rPr>
  </w:style>
  <w:style w:type="character" w:styleId="af5">
    <w:name w:val="annotation reference"/>
    <w:uiPriority w:val="99"/>
    <w:unhideWhenUsed/>
    <w:qFormat/>
    <w:rPr>
      <w:sz w:val="21"/>
      <w:szCs w:val="21"/>
    </w:rPr>
  </w:style>
  <w:style w:type="paragraph" w:customStyle="1" w:styleId="af6">
    <w:name w:val="段"/>
    <w:qFormat/>
    <w:pPr>
      <w:autoSpaceDE w:val="0"/>
      <w:autoSpaceDN w:val="0"/>
      <w:ind w:firstLineChars="200" w:firstLine="200"/>
      <w:jc w:val="both"/>
    </w:pPr>
    <w:rPr>
      <w:rFonts w:ascii="宋体"/>
      <w:sz w:val="21"/>
    </w:rPr>
  </w:style>
  <w:style w:type="character" w:customStyle="1" w:styleId="ac">
    <w:name w:val="页眉 字符"/>
    <w:link w:val="ab"/>
    <w:qFormat/>
    <w:locked/>
    <w:rPr>
      <w:rFonts w:cs="Times New Roman"/>
      <w:kern w:val="2"/>
      <w:sz w:val="18"/>
      <w:szCs w:val="18"/>
    </w:rPr>
  </w:style>
  <w:style w:type="character" w:customStyle="1" w:styleId="a5">
    <w:name w:val="文档结构图 字符"/>
    <w:link w:val="a4"/>
    <w:qFormat/>
    <w:locked/>
    <w:rPr>
      <w:rFonts w:ascii="宋体" w:cs="Times New Roman"/>
      <w:kern w:val="2"/>
      <w:sz w:val="18"/>
      <w:szCs w:val="18"/>
    </w:rPr>
  </w:style>
  <w:style w:type="character" w:customStyle="1" w:styleId="a8">
    <w:name w:val="批注框文本 字符"/>
    <w:link w:val="a7"/>
    <w:qFormat/>
    <w:locked/>
    <w:rPr>
      <w:rFonts w:cs="Times New Roman"/>
      <w:kern w:val="2"/>
      <w:sz w:val="18"/>
      <w:szCs w:val="18"/>
    </w:rPr>
  </w:style>
  <w:style w:type="character" w:customStyle="1" w:styleId="11">
    <w:name w:val="批注文字 字符1"/>
    <w:link w:val="a6"/>
    <w:uiPriority w:val="99"/>
    <w:qFormat/>
    <w:locked/>
    <w:rPr>
      <w:rFonts w:cs="Times New Roman"/>
      <w:kern w:val="2"/>
      <w:sz w:val="21"/>
    </w:rPr>
  </w:style>
  <w:style w:type="paragraph" w:styleId="af7">
    <w:name w:val="List Paragraph"/>
    <w:basedOn w:val="a"/>
    <w:uiPriority w:val="34"/>
    <w:qFormat/>
    <w:pPr>
      <w:ind w:firstLine="200"/>
    </w:pPr>
  </w:style>
  <w:style w:type="character" w:customStyle="1" w:styleId="40">
    <w:name w:val="标题 4 字符"/>
    <w:link w:val="4"/>
    <w:qFormat/>
    <w:rPr>
      <w:rFonts w:ascii="仿宋_GB2312" w:eastAsia="仿宋_GB2312" w:hAnsi="宋体"/>
      <w:b/>
      <w:bCs/>
      <w:sz w:val="28"/>
      <w:szCs w:val="28"/>
      <w14:ligatures w14:val="standardContextual"/>
    </w:rPr>
  </w:style>
  <w:style w:type="character" w:customStyle="1" w:styleId="50">
    <w:name w:val="标题 5 字符"/>
    <w:link w:val="5"/>
    <w:qFormat/>
    <w:rPr>
      <w:rFonts w:ascii="宋体" w:hAnsi="宋体"/>
      <w:b/>
      <w:bCs/>
      <w:sz w:val="21"/>
      <w:szCs w:val="24"/>
      <w:u w:val="single"/>
    </w:rPr>
  </w:style>
  <w:style w:type="character" w:customStyle="1" w:styleId="60">
    <w:name w:val="标题 6 字符"/>
    <w:link w:val="6"/>
    <w:qFormat/>
    <w:rPr>
      <w:rFonts w:ascii="宋体" w:hAnsi="宋体"/>
      <w:b/>
      <w:bCs/>
      <w:sz w:val="24"/>
      <w:szCs w:val="24"/>
      <w:u w:val="single"/>
    </w:rPr>
  </w:style>
  <w:style w:type="character" w:customStyle="1" w:styleId="70">
    <w:name w:val="标题 7 字符"/>
    <w:link w:val="7"/>
    <w:qFormat/>
    <w:rPr>
      <w:b/>
      <w:bCs/>
      <w:kern w:val="2"/>
      <w:sz w:val="24"/>
      <w:szCs w:val="24"/>
    </w:rPr>
  </w:style>
  <w:style w:type="character" w:customStyle="1" w:styleId="80">
    <w:name w:val="标题 8 字符"/>
    <w:link w:val="8"/>
    <w:qFormat/>
    <w:rPr>
      <w:rFonts w:ascii="Arial" w:eastAsia="黑体" w:hAnsi="Arial"/>
      <w:kern w:val="2"/>
      <w:sz w:val="24"/>
      <w:szCs w:val="24"/>
    </w:rPr>
  </w:style>
  <w:style w:type="character" w:customStyle="1" w:styleId="90">
    <w:name w:val="标题 9 字符"/>
    <w:link w:val="9"/>
    <w:qFormat/>
    <w:rPr>
      <w:rFonts w:ascii="Arial" w:eastAsia="黑体" w:hAnsi="Arial"/>
      <w:kern w:val="2"/>
      <w:sz w:val="21"/>
      <w:szCs w:val="21"/>
    </w:rPr>
  </w:style>
  <w:style w:type="character" w:customStyle="1" w:styleId="headline-content2">
    <w:name w:val="headline-content2"/>
  </w:style>
  <w:style w:type="character" w:customStyle="1" w:styleId="aa">
    <w:name w:val="页脚 字符"/>
    <w:link w:val="a9"/>
    <w:uiPriority w:val="99"/>
    <w:qFormat/>
    <w:rPr>
      <w:kern w:val="2"/>
      <w:sz w:val="21"/>
      <w:szCs w:val="21"/>
      <w14:ligatures w14:val="standardContextual"/>
    </w:rPr>
  </w:style>
  <w:style w:type="character" w:customStyle="1" w:styleId="af8">
    <w:name w:val="批注文字 字符"/>
    <w:uiPriority w:val="99"/>
    <w:semiHidden/>
    <w:qFormat/>
    <w:rPr>
      <w:kern w:val="2"/>
      <w:sz w:val="21"/>
      <w:szCs w:val="24"/>
    </w:rPr>
  </w:style>
  <w:style w:type="character" w:customStyle="1" w:styleId="af1">
    <w:name w:val="批注主题 字符"/>
    <w:link w:val="af0"/>
    <w:qFormat/>
    <w:rPr>
      <w:rFonts w:cs="Times New Roman"/>
      <w:b/>
      <w:bCs/>
      <w:kern w:val="2"/>
      <w:sz w:val="21"/>
      <w:szCs w:val="24"/>
    </w:rPr>
  </w:style>
  <w:style w:type="paragraph" w:customStyle="1" w:styleId="12">
    <w:name w:val="修订1"/>
    <w:hidden/>
    <w:uiPriority w:val="99"/>
    <w:semiHidden/>
    <w:qFormat/>
    <w:rPr>
      <w:kern w:val="2"/>
      <w:sz w:val="21"/>
      <w:szCs w:val="24"/>
    </w:rPr>
  </w:style>
  <w:style w:type="paragraph" w:customStyle="1" w:styleId="22">
    <w:name w:val="修订2"/>
    <w:hidden/>
    <w:uiPriority w:val="99"/>
    <w:unhideWhenUsed/>
    <w:qFormat/>
    <w:rPr>
      <w:kern w:val="2"/>
      <w:sz w:val="21"/>
      <w:szCs w:val="24"/>
    </w:rPr>
  </w:style>
  <w:style w:type="paragraph" w:customStyle="1" w:styleId="31">
    <w:name w:val="修订3"/>
    <w:hidden/>
    <w:uiPriority w:val="99"/>
    <w:unhideWhenUsed/>
    <w:qFormat/>
    <w:rPr>
      <w:kern w:val="2"/>
      <w:sz w:val="21"/>
      <w:szCs w:val="24"/>
    </w:rPr>
  </w:style>
  <w:style w:type="paragraph" w:customStyle="1" w:styleId="41">
    <w:name w:val="修订4"/>
    <w:hidden/>
    <w:uiPriority w:val="99"/>
    <w:semiHidden/>
    <w:qFormat/>
    <w:rPr>
      <w:kern w:val="2"/>
      <w:sz w:val="21"/>
      <w:szCs w:val="24"/>
    </w:rPr>
  </w:style>
  <w:style w:type="paragraph" w:customStyle="1" w:styleId="51">
    <w:name w:val="修订5"/>
    <w:hidden/>
    <w:uiPriority w:val="99"/>
    <w:unhideWhenUsed/>
    <w:qFormat/>
    <w:rPr>
      <w:kern w:val="2"/>
      <w:sz w:val="21"/>
      <w:szCs w:val="24"/>
    </w:rPr>
  </w:style>
  <w:style w:type="paragraph" w:customStyle="1" w:styleId="MTDisplayEquation">
    <w:name w:val="MTDisplayEquation"/>
    <w:basedOn w:val="a"/>
    <w:next w:val="a"/>
    <w:link w:val="MTDisplayEquation0"/>
    <w:pPr>
      <w:tabs>
        <w:tab w:val="center" w:pos="4420"/>
        <w:tab w:val="right" w:pos="8840"/>
      </w:tabs>
      <w:spacing w:line="360" w:lineRule="auto"/>
    </w:pPr>
    <w:rPr>
      <w:color w:val="000000"/>
      <w:sz w:val="24"/>
      <w:szCs w:val="20"/>
    </w:rPr>
  </w:style>
  <w:style w:type="character" w:customStyle="1" w:styleId="MTDisplayEquation0">
    <w:name w:val="MTDisplayEquation 字符"/>
    <w:basedOn w:val="a0"/>
    <w:link w:val="MTDisplayEquation"/>
    <w:qFormat/>
    <w:rPr>
      <w:color w:val="000000"/>
      <w:kern w:val="2"/>
      <w:sz w:val="24"/>
    </w:rPr>
  </w:style>
  <w:style w:type="paragraph" w:customStyle="1" w:styleId="af9">
    <w:name w:val="表格内容"/>
    <w:link w:val="afa"/>
    <w:qFormat/>
    <w:pPr>
      <w:adjustRightInd w:val="0"/>
      <w:snapToGrid w:val="0"/>
      <w:jc w:val="center"/>
    </w:pPr>
    <w:rPr>
      <w:sz w:val="24"/>
      <w:szCs w:val="24"/>
    </w:rPr>
  </w:style>
  <w:style w:type="character" w:customStyle="1" w:styleId="afa">
    <w:name w:val="表格内容 字符"/>
    <w:basedOn w:val="a0"/>
    <w:link w:val="af9"/>
    <w:qFormat/>
    <w:rPr>
      <w:sz w:val="24"/>
      <w:szCs w:val="24"/>
    </w:rPr>
  </w:style>
  <w:style w:type="table" w:customStyle="1" w:styleId="13">
    <w:name w:val="网格型浅色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
    <w:name w:val="标题 字符"/>
    <w:basedOn w:val="a0"/>
    <w:link w:val="ae"/>
    <w:rPr>
      <w:rFonts w:ascii="黑体" w:eastAsia="黑体" w:hAnsi="黑体" w:cs="黑体"/>
      <w:b/>
      <w:bCs/>
      <w:kern w:val="2"/>
      <w:sz w:val="40"/>
      <w:szCs w:val="48"/>
    </w:rPr>
  </w:style>
  <w:style w:type="character" w:customStyle="1" w:styleId="30">
    <w:name w:val="标题 3 字符"/>
    <w:basedOn w:val="a0"/>
    <w:link w:val="3"/>
    <w:qFormat/>
    <w:rPr>
      <w:rFonts w:eastAsia="黑体"/>
      <w:b/>
      <w:bCs/>
      <w:kern w:val="2"/>
      <w:sz w:val="28"/>
      <w:szCs w:val="28"/>
      <w14:ligatures w14:val="standardContextual"/>
    </w:rPr>
  </w:style>
  <w:style w:type="paragraph" w:customStyle="1" w:styleId="61">
    <w:name w:val="修订6"/>
    <w:hidden/>
    <w:uiPriority w:val="99"/>
    <w:unhideWhenUsed/>
    <w:rPr>
      <w:kern w:val="2"/>
      <w:sz w:val="28"/>
      <w:szCs w:val="28"/>
      <w14:ligatures w14:val="standardContextual"/>
    </w:rPr>
  </w:style>
  <w:style w:type="paragraph" w:customStyle="1" w:styleId="71">
    <w:name w:val="修订7"/>
    <w:hidden/>
    <w:uiPriority w:val="99"/>
    <w:semiHidden/>
    <w:rPr>
      <w:kern w:val="2"/>
      <w:sz w:val="28"/>
      <w:szCs w:val="28"/>
      <w14:ligatures w14:val="standardContextual"/>
    </w:rPr>
  </w:style>
  <w:style w:type="character" w:customStyle="1" w:styleId="20">
    <w:name w:val="标题 2 字符"/>
    <w:basedOn w:val="a0"/>
    <w:link w:val="2"/>
    <w:qFormat/>
    <w:rPr>
      <w:rFonts w:ascii="宋体" w:hAnsi="宋体"/>
      <w:b/>
      <w:bCs/>
      <w:kern w:val="2"/>
      <w:sz w:val="32"/>
      <w:szCs w:val="32"/>
      <w14:ligatures w14:val="standardContextual"/>
    </w:rPr>
  </w:style>
  <w:style w:type="character" w:customStyle="1" w:styleId="10">
    <w:name w:val="标题 1 字符"/>
    <w:basedOn w:val="a0"/>
    <w:link w:val="1"/>
    <w:rPr>
      <w:rFonts w:ascii="宋体" w:hAnsi="宋体"/>
      <w:b/>
      <w:bCs/>
      <w:kern w:val="44"/>
      <w:sz w:val="32"/>
      <w:szCs w:val="32"/>
      <w14:ligatures w14:val="standardContextual"/>
    </w:rPr>
  </w:style>
  <w:style w:type="paragraph" w:styleId="afb">
    <w:name w:val="Revision"/>
    <w:hidden/>
    <w:uiPriority w:val="99"/>
    <w:unhideWhenUsed/>
    <w:rsid w:val="00781E95"/>
    <w:rPr>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footer" Target="footer1.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40E64578-5A07-47D8-A08D-5B860DBAE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29</Pages>
  <Words>2191</Words>
  <Characters>12493</Characters>
  <Application>Microsoft Office Word</Application>
  <DocSecurity>0</DocSecurity>
  <Lines>104</Lines>
  <Paragraphs>29</Paragraphs>
  <ScaleCrop>false</ScaleCrop>
  <Company>Microsoft</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YJY</dc:creator>
  <cp:lastModifiedBy>浩男 郑</cp:lastModifiedBy>
  <cp:revision>9</cp:revision>
  <cp:lastPrinted>2025-05-29T13:42:00Z</cp:lastPrinted>
  <dcterms:created xsi:type="dcterms:W3CDTF">2026-04-23T01:21:00Z</dcterms:created>
  <dcterms:modified xsi:type="dcterms:W3CDTF">2026-05-26T12:34:00Z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C1C73AC97D65490D740DE669FE8BE6D0_43</vt:lpwstr>
  </property>
  <property fmtid="{D5CDD505-2E9C-101B-9397-08002B2CF9AE}" pid="4" name="KSOTemplateDocerSaveRecord">
    <vt:lpwstr>eyJoZGlkIjoiMTQ2NTI4NTE1ZjIzMTZjMTY5Zjg3MDFjNWRjYzY0OGIiLCJ1c2VySWQiOiIxOTUxMjM0MzMifQ==</vt:lpwstr>
  </property>
  <property fmtid="{D5CDD505-2E9C-101B-9397-08002B2CF9AE}" pid="5" name="GrammarlyDocumentId">
    <vt:lpwstr>7bbd7ed9-dc54-420f-8195-0fd13eadf90e</vt:lpwstr>
  </property>
  <property fmtid="{D5CDD505-2E9C-101B-9397-08002B2CF9AE}" pid="6" name="MTWinEqns">
    <vt:bool>true</vt:bool>
  </property>
</Properties>
</file>