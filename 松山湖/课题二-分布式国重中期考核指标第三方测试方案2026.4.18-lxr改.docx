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sz w:val="24"/>
          <w:szCs w:val="24"/>
          <w14:ligatures w14:val="none"/>
        </w:rPr>
        <w:id w:val="390241664"/>
      </w:sdtPr>
      <w:sdtEndPr>
        <w:rPr>
          <w:rFonts w:hint="default"/>
          <w:sz w:val="21"/>
          <w:szCs w:val="20"/>
          <w:lang w:val="zh-CN"/>
          <w14:ligatures w14:val="none"/>
        </w:rPr>
      </w:sdtEndPr>
      <w:sdtContent>
        <w:p w14:paraId="2067443F">
          <w:pPr>
            <w:adjustRightInd w:val="0"/>
            <w:snapToGrid w:val="0"/>
            <w:spacing w:line="360" w:lineRule="auto"/>
            <w:ind w:firstLine="0" w:firstLineChars="0"/>
            <w:rPr>
              <w:sz w:val="24"/>
              <w:szCs w:val="24"/>
              <w14:ligatures w14:val="none"/>
            </w:rPr>
          </w:pPr>
        </w:p>
        <w:p w14:paraId="34B1FB0E">
          <w:pPr>
            <w:adjustRightInd w:val="0"/>
            <w:snapToGrid w:val="0"/>
            <w:spacing w:before="240" w:after="60" w:line="312" w:lineRule="auto"/>
            <w:ind w:firstLine="0" w:firstLineChars="0"/>
            <w:jc w:val="left"/>
            <w:rPr>
              <w:rFonts w:ascii="等线 Light" w:hAnsi="等线 Light"/>
              <w:b/>
              <w:bCs/>
              <w:kern w:val="28"/>
              <w:sz w:val="32"/>
              <w:szCs w:val="32"/>
              <w14:ligatures w14:val="none"/>
            </w:rPr>
          </w:pPr>
          <w:r>
            <w:rPr>
              <w:rFonts w:hint="eastAsia"/>
              <w:b/>
              <w:bCs/>
              <w:kern w:val="28"/>
              <w:sz w:val="32"/>
              <w:szCs w:val="32"/>
              <w14:ligatures w14:val="none"/>
            </w:rPr>
            <w:t>项目</w:t>
          </w:r>
          <w:r>
            <w:rPr>
              <w:b/>
              <w:bCs/>
              <w:kern w:val="28"/>
              <w:sz w:val="32"/>
              <w:szCs w:val="32"/>
              <w14:ligatures w14:val="none"/>
            </w:rPr>
            <w:t>编号：2024YFB4206500</w:t>
          </w:r>
          <w:r>
            <w:rPr>
              <w:rFonts w:ascii="等线 Light" w:hAnsi="等线 Light"/>
              <w:b/>
              <w:bCs/>
              <w:kern w:val="28"/>
              <w:sz w:val="32"/>
              <w:szCs w:val="32"/>
              <w14:ligatures w14:val="none"/>
            </w:rPr>
            <w:t xml:space="preserve">            </w:t>
          </w:r>
          <w:r>
            <w:rPr>
              <w:rFonts w:hint="eastAsia" w:ascii="等线 Light" w:hAnsi="等线 Light"/>
              <w:b/>
              <w:bCs/>
              <w:kern w:val="28"/>
              <w:sz w:val="32"/>
              <w:szCs w:val="32"/>
              <w14:ligatures w14:val="none"/>
            </w:rPr>
            <w:t xml:space="preserve">    密级：公开</w:t>
          </w:r>
        </w:p>
        <w:p w14:paraId="2AF91D95">
          <w:pPr>
            <w:tabs>
              <w:tab w:val="left" w:pos="8640"/>
            </w:tabs>
            <w:adjustRightInd w:val="0"/>
            <w:snapToGrid w:val="0"/>
            <w:spacing w:line="520" w:lineRule="exact"/>
            <w:ind w:right="571" w:rightChars="204" w:firstLine="0" w:firstLineChars="0"/>
            <w:rPr>
              <w:rFonts w:eastAsia="黑体" w:cs="Courier New"/>
              <w:sz w:val="24"/>
              <w:szCs w:val="21"/>
              <w14:ligatures w14:val="none"/>
            </w:rPr>
          </w:pPr>
        </w:p>
        <w:p w14:paraId="31F09A46">
          <w:pPr>
            <w:tabs>
              <w:tab w:val="left" w:pos="8640"/>
            </w:tabs>
            <w:adjustRightInd w:val="0"/>
            <w:snapToGrid w:val="0"/>
            <w:spacing w:line="520" w:lineRule="exact"/>
            <w:ind w:right="571" w:rightChars="204" w:firstLine="0" w:firstLineChars="0"/>
            <w:rPr>
              <w:rFonts w:eastAsia="黑体" w:cs="Courier New"/>
              <w:sz w:val="24"/>
              <w:szCs w:val="21"/>
              <w14:ligatures w14:val="none"/>
            </w:rPr>
          </w:pPr>
        </w:p>
        <w:p w14:paraId="765B2B4B">
          <w:pPr>
            <w:adjustRightInd w:val="0"/>
            <w:snapToGrid w:val="0"/>
            <w:spacing w:line="360" w:lineRule="auto"/>
            <w:ind w:firstLine="0" w:firstLineChars="0"/>
            <w:jc w:val="center"/>
            <w:rPr>
              <w:color w:val="000000"/>
              <w:sz w:val="36"/>
              <w:szCs w:val="24"/>
              <w14:ligatures w14:val="none"/>
            </w:rPr>
          </w:pPr>
        </w:p>
        <w:p w14:paraId="2298E179">
          <w:pPr>
            <w:adjustRightInd w:val="0"/>
            <w:snapToGrid w:val="0"/>
            <w:spacing w:line="360" w:lineRule="auto"/>
            <w:ind w:firstLine="0" w:firstLineChars="0"/>
            <w:jc w:val="center"/>
            <w:rPr>
              <w:rFonts w:ascii="宋体" w:hAnsi="宋体" w:cs="宋体"/>
              <w:b/>
              <w:bCs/>
              <w:color w:val="000000"/>
              <w:sz w:val="44"/>
              <w:szCs w:val="44"/>
              <w14:ligatures w14:val="none"/>
            </w:rPr>
          </w:pPr>
          <w:bookmarkStart w:id="0" w:name="_Hlk227486250"/>
          <w:r>
            <w:rPr>
              <w:rFonts w:hint="eastAsia" w:ascii="宋体" w:hAnsi="宋体" w:cs="宋体"/>
              <w:b/>
              <w:bCs/>
              <w:color w:val="000000"/>
              <w:sz w:val="44"/>
              <w:szCs w:val="44"/>
              <w14:ligatures w14:val="none"/>
            </w:rPr>
            <w:t>融合电</w:t>
          </w:r>
          <w:r>
            <w:rPr>
              <w:rFonts w:ascii="宋体" w:hAnsi="宋体" w:cs="宋体"/>
              <w:b/>
              <w:bCs/>
              <w:color w:val="000000"/>
              <w:sz w:val="44"/>
              <w:szCs w:val="44"/>
              <w14:ligatures w14:val="none"/>
            </w:rPr>
            <w:t>/热/燃料多能转化与动态平衡的综合优化设计技术</w:t>
          </w:r>
        </w:p>
        <w:bookmarkEnd w:id="0"/>
        <w:p w14:paraId="5E0E90EF">
          <w:pPr>
            <w:adjustRightInd w:val="0"/>
            <w:snapToGrid w:val="0"/>
            <w:spacing w:line="360" w:lineRule="auto"/>
            <w:ind w:firstLine="0" w:firstLineChars="0"/>
            <w:jc w:val="center"/>
            <w:rPr>
              <w:rFonts w:ascii="宋体" w:hAnsi="宋体" w:cs="宋体"/>
              <w:color w:val="000000"/>
              <w:sz w:val="36"/>
              <w:szCs w:val="36"/>
              <w14:ligatures w14:val="none"/>
            </w:rPr>
          </w:pPr>
          <w:r>
            <w:rPr>
              <w:rFonts w:hint="eastAsia" w:ascii="宋体" w:hAnsi="宋体" w:cs="宋体"/>
              <w:color w:val="000000"/>
              <w:sz w:val="36"/>
              <w:szCs w:val="36"/>
              <w14:ligatures w14:val="none"/>
            </w:rPr>
            <w:t>（课题编号：2</w:t>
          </w:r>
          <w:r>
            <w:rPr>
              <w:rFonts w:ascii="宋体" w:hAnsi="宋体" w:cs="宋体"/>
              <w:color w:val="000000"/>
              <w:sz w:val="36"/>
              <w:szCs w:val="36"/>
              <w14:ligatures w14:val="none"/>
            </w:rPr>
            <w:t>024YFB4206502</w:t>
          </w:r>
          <w:r>
            <w:rPr>
              <w:rFonts w:hint="eastAsia" w:ascii="宋体" w:hAnsi="宋体" w:cs="宋体"/>
              <w:color w:val="000000"/>
              <w:sz w:val="36"/>
              <w:szCs w:val="36"/>
              <w14:ligatures w14:val="none"/>
            </w:rPr>
            <w:t>）</w:t>
          </w:r>
        </w:p>
        <w:p w14:paraId="6FDB0094">
          <w:pPr>
            <w:adjustRightInd w:val="0"/>
            <w:snapToGrid w:val="0"/>
            <w:spacing w:line="600" w:lineRule="exact"/>
            <w:ind w:left="420" w:firstLine="0" w:firstLineChars="0"/>
            <w:rPr>
              <w:rFonts w:cs="Courier New"/>
              <w:color w:val="000000"/>
              <w:sz w:val="32"/>
              <w:szCs w:val="21"/>
              <w14:ligatures w14:val="none"/>
            </w:rPr>
          </w:pPr>
        </w:p>
        <w:tbl>
          <w:tblPr>
            <w:tblStyle w:val="3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1"/>
            <w:gridCol w:w="6639"/>
          </w:tblGrid>
          <w:tr w14:paraId="2FF690D0">
            <w:trPr>
              <w:trHeight w:val="822" w:hRule="atLeast"/>
            </w:trPr>
            <w:tc>
              <w:tcPr>
                <w:tcW w:w="1193" w:type="pct"/>
                <w:vAlign w:val="bottom"/>
              </w:tcPr>
              <w:p w14:paraId="3FB23337">
                <w:pPr>
                  <w:tabs>
                    <w:tab w:val="left" w:pos="8640"/>
                  </w:tabs>
                  <w:adjustRightInd w:val="0"/>
                  <w:snapToGrid w:val="0"/>
                  <w:spacing w:line="360" w:lineRule="auto"/>
                  <w:ind w:firstLine="0" w:firstLineChars="0"/>
                  <w:jc w:val="distribute"/>
                  <w:rPr>
                    <w:rFonts w:ascii="宋体" w:hAnsi="宋体"/>
                    <w:b/>
                    <w:bCs/>
                    <w:sz w:val="30"/>
                    <w:szCs w:val="30"/>
                    <w14:ligatures w14:val="none"/>
                  </w:rPr>
                </w:pPr>
                <w:r>
                  <w:rPr>
                    <w:rFonts w:hint="eastAsia" w:ascii="宋体" w:hAnsi="宋体"/>
                    <w:b/>
                    <w:bCs/>
                    <w:sz w:val="30"/>
                    <w:szCs w:val="30"/>
                    <w14:ligatures w14:val="none"/>
                  </w:rPr>
                  <w:t>所属项目</w:t>
                </w:r>
                <w:r>
                  <w:rPr>
                    <w:rFonts w:ascii="宋体" w:hAnsi="宋体"/>
                    <w:b/>
                    <w:bCs/>
                    <w:sz w:val="30"/>
                    <w:szCs w:val="30"/>
                    <w14:ligatures w14:val="none"/>
                  </w:rPr>
                  <w:t>：</w:t>
                </w:r>
              </w:p>
            </w:tc>
            <w:tc>
              <w:tcPr>
                <w:tcW w:w="3807" w:type="pct"/>
                <w:tcBorders>
                  <w:bottom w:val="single" w:color="auto" w:sz="4" w:space="0"/>
                </w:tcBorders>
                <w:vAlign w:val="bottom"/>
              </w:tcPr>
              <w:p w14:paraId="32638BCA">
                <w:pPr>
                  <w:tabs>
                    <w:tab w:val="left" w:pos="8640"/>
                  </w:tabs>
                  <w:adjustRightInd w:val="0"/>
                  <w:snapToGrid w:val="0"/>
                  <w:spacing w:line="240" w:lineRule="auto"/>
                  <w:ind w:firstLine="0" w:firstLineChars="0"/>
                  <w:rPr>
                    <w:rFonts w:ascii="宋体" w:hAnsi="宋体"/>
                    <w:sz w:val="30"/>
                    <w:szCs w:val="30"/>
                    <w14:ligatures w14:val="none"/>
                  </w:rPr>
                </w:pPr>
                <w:r>
                  <w:rPr>
                    <w:rFonts w:hint="eastAsia" w:ascii="宋体" w:hAnsi="宋体"/>
                    <w:sz w:val="30"/>
                    <w:szCs w:val="30"/>
                    <w14:ligatures w14:val="none"/>
                  </w:rPr>
                  <w:t>分布式可再生综合能源系统设计和能量管理一体化平台技术</w:t>
                </w:r>
              </w:p>
            </w:tc>
          </w:tr>
          <w:tr w14:paraId="3839C66B">
            <w:trPr>
              <w:trHeight w:val="822" w:hRule="atLeast"/>
            </w:trPr>
            <w:tc>
              <w:tcPr>
                <w:tcW w:w="1193" w:type="pct"/>
                <w:vAlign w:val="bottom"/>
              </w:tcPr>
              <w:p w14:paraId="211E3988">
                <w:pPr>
                  <w:tabs>
                    <w:tab w:val="left" w:pos="8640"/>
                  </w:tabs>
                  <w:adjustRightInd w:val="0"/>
                  <w:snapToGrid w:val="0"/>
                  <w:spacing w:line="360" w:lineRule="auto"/>
                  <w:ind w:firstLine="0" w:firstLineChars="0"/>
                  <w:jc w:val="distribute"/>
                  <w:rPr>
                    <w:rFonts w:ascii="宋体" w:hAnsi="宋体"/>
                    <w:b/>
                    <w:bCs/>
                    <w:sz w:val="30"/>
                    <w:szCs w:val="30"/>
                    <w14:ligatures w14:val="none"/>
                  </w:rPr>
                </w:pPr>
                <w:r>
                  <w:rPr>
                    <w:rFonts w:ascii="宋体" w:hAnsi="宋体"/>
                    <w:b/>
                    <w:bCs/>
                    <w:sz w:val="30"/>
                    <w:szCs w:val="30"/>
                    <w14:ligatures w14:val="none"/>
                  </w:rPr>
                  <w:t>支持渠道：</w:t>
                </w:r>
              </w:p>
            </w:tc>
            <w:tc>
              <w:tcPr>
                <w:tcW w:w="3807" w:type="pct"/>
                <w:tcBorders>
                  <w:top w:val="single" w:color="auto" w:sz="4" w:space="0"/>
                  <w:bottom w:val="single" w:color="auto" w:sz="4" w:space="0"/>
                </w:tcBorders>
                <w:vAlign w:val="bottom"/>
              </w:tcPr>
              <w:p w14:paraId="1F91D234">
                <w:pPr>
                  <w:tabs>
                    <w:tab w:val="left" w:pos="8640"/>
                  </w:tabs>
                  <w:adjustRightInd w:val="0"/>
                  <w:snapToGrid w:val="0"/>
                  <w:spacing w:line="360" w:lineRule="auto"/>
                  <w:ind w:firstLine="0" w:firstLineChars="0"/>
                  <w:rPr>
                    <w:rFonts w:ascii="宋体" w:hAnsi="宋体"/>
                    <w:sz w:val="30"/>
                    <w:szCs w:val="30"/>
                    <w14:ligatures w14:val="none"/>
                  </w:rPr>
                </w:pPr>
                <w:r>
                  <w:rPr>
                    <w:rFonts w:ascii="宋体" w:hAnsi="宋体"/>
                    <w:sz w:val="30"/>
                    <w:szCs w:val="30"/>
                    <w14:ligatures w14:val="none"/>
                  </w:rPr>
                  <w:t>国家重点研发计划</w:t>
                </w:r>
              </w:p>
            </w:tc>
          </w:tr>
          <w:tr w14:paraId="4B91702A">
            <w:trPr>
              <w:trHeight w:val="822" w:hRule="atLeast"/>
            </w:trPr>
            <w:tc>
              <w:tcPr>
                <w:tcW w:w="1193" w:type="pct"/>
                <w:vAlign w:val="bottom"/>
              </w:tcPr>
              <w:p w14:paraId="1B7DD32F">
                <w:pPr>
                  <w:tabs>
                    <w:tab w:val="left" w:pos="8640"/>
                  </w:tabs>
                  <w:adjustRightInd w:val="0"/>
                  <w:snapToGrid w:val="0"/>
                  <w:spacing w:line="360" w:lineRule="auto"/>
                  <w:ind w:firstLine="0" w:firstLineChars="0"/>
                  <w:jc w:val="distribute"/>
                  <w:rPr>
                    <w:rFonts w:ascii="宋体" w:hAnsi="宋体"/>
                    <w:b/>
                    <w:bCs/>
                    <w:sz w:val="30"/>
                    <w:szCs w:val="30"/>
                    <w14:ligatures w14:val="none"/>
                  </w:rPr>
                </w:pPr>
                <w:r>
                  <w:rPr>
                    <w:rFonts w:hint="eastAsia" w:ascii="宋体" w:hAnsi="宋体"/>
                    <w:b/>
                    <w:bCs/>
                    <w:sz w:val="30"/>
                    <w:szCs w:val="30"/>
                    <w14:ligatures w14:val="none"/>
                  </w:rPr>
                  <w:t>所属专项：</w:t>
                </w:r>
              </w:p>
            </w:tc>
            <w:tc>
              <w:tcPr>
                <w:tcW w:w="3807" w:type="pct"/>
                <w:tcBorders>
                  <w:top w:val="single" w:color="auto" w:sz="4" w:space="0"/>
                  <w:bottom w:val="single" w:color="auto" w:sz="4" w:space="0"/>
                </w:tcBorders>
                <w:vAlign w:val="bottom"/>
              </w:tcPr>
              <w:p w14:paraId="451B8385">
                <w:pPr>
                  <w:tabs>
                    <w:tab w:val="left" w:pos="8640"/>
                  </w:tabs>
                  <w:adjustRightInd w:val="0"/>
                  <w:snapToGrid w:val="0"/>
                  <w:spacing w:line="360" w:lineRule="auto"/>
                  <w:ind w:firstLine="0" w:firstLineChars="0"/>
                  <w:rPr>
                    <w:rFonts w:ascii="宋体" w:hAnsi="宋体"/>
                    <w:sz w:val="30"/>
                    <w:szCs w:val="30"/>
                    <w14:ligatures w14:val="none"/>
                  </w:rPr>
                </w:pPr>
                <w:r>
                  <w:rPr>
                    <w:rFonts w:hint="eastAsia" w:ascii="宋体" w:hAnsi="宋体"/>
                    <w:sz w:val="30"/>
                    <w:szCs w:val="30"/>
                    <w14:ligatures w14:val="none"/>
                  </w:rPr>
                  <w:t>可再生能源技术</w:t>
                </w:r>
              </w:p>
            </w:tc>
          </w:tr>
          <w:tr w14:paraId="1CFE7569">
            <w:trPr>
              <w:trHeight w:val="822" w:hRule="atLeast"/>
            </w:trPr>
            <w:tc>
              <w:tcPr>
                <w:tcW w:w="1193" w:type="pct"/>
                <w:vAlign w:val="bottom"/>
              </w:tcPr>
              <w:p w14:paraId="2588D5D9">
                <w:pPr>
                  <w:tabs>
                    <w:tab w:val="left" w:pos="8640"/>
                  </w:tabs>
                  <w:adjustRightInd w:val="0"/>
                  <w:snapToGrid w:val="0"/>
                  <w:spacing w:line="360" w:lineRule="auto"/>
                  <w:ind w:firstLine="0" w:firstLineChars="0"/>
                  <w:jc w:val="distribute"/>
                  <w:rPr>
                    <w:rFonts w:ascii="宋体" w:hAnsi="宋体"/>
                    <w:b/>
                    <w:bCs/>
                    <w:sz w:val="30"/>
                    <w:szCs w:val="30"/>
                    <w14:ligatures w14:val="none"/>
                  </w:rPr>
                </w:pPr>
                <w:r>
                  <w:rPr>
                    <w:rFonts w:hint="eastAsia" w:ascii="宋体" w:hAnsi="宋体"/>
                    <w:b/>
                    <w:bCs/>
                    <w:sz w:val="30"/>
                    <w:szCs w:val="30"/>
                    <w14:ligatures w14:val="none"/>
                  </w:rPr>
                  <w:t>承担单位</w:t>
                </w:r>
                <w:r>
                  <w:rPr>
                    <w:rFonts w:ascii="宋体" w:hAnsi="宋体"/>
                    <w:b/>
                    <w:bCs/>
                    <w:sz w:val="30"/>
                    <w:szCs w:val="30"/>
                    <w14:ligatures w14:val="none"/>
                  </w:rPr>
                  <w:t>：</w:t>
                </w:r>
              </w:p>
            </w:tc>
            <w:tc>
              <w:tcPr>
                <w:tcW w:w="3807" w:type="pct"/>
                <w:tcBorders>
                  <w:top w:val="single" w:color="auto" w:sz="4" w:space="0"/>
                  <w:bottom w:val="single" w:color="auto" w:sz="4" w:space="0"/>
                </w:tcBorders>
                <w:vAlign w:val="bottom"/>
              </w:tcPr>
              <w:p w14:paraId="0D80B077">
                <w:pPr>
                  <w:tabs>
                    <w:tab w:val="left" w:pos="8640"/>
                  </w:tabs>
                  <w:adjustRightInd w:val="0"/>
                  <w:snapToGrid w:val="0"/>
                  <w:spacing w:line="360" w:lineRule="auto"/>
                  <w:ind w:firstLine="0" w:firstLineChars="0"/>
                  <w:rPr>
                    <w:rFonts w:ascii="宋体" w:hAnsi="宋体"/>
                    <w:sz w:val="30"/>
                    <w:szCs w:val="30"/>
                    <w14:ligatures w14:val="none"/>
                  </w:rPr>
                </w:pPr>
                <w:r>
                  <w:rPr>
                    <w:bCs/>
                    <w:kern w:val="0"/>
                    <w:sz w:val="32"/>
                    <w:szCs w:val="52"/>
                  </w:rPr>
                  <w:t>西安</w:t>
                </w:r>
                <w:r>
                  <w:rPr>
                    <w:rFonts w:hint="eastAsia"/>
                    <w:bCs/>
                    <w:kern w:val="0"/>
                    <w:sz w:val="32"/>
                    <w:szCs w:val="52"/>
                  </w:rPr>
                  <w:t>交通大学</w:t>
                </w:r>
              </w:p>
            </w:tc>
          </w:tr>
          <w:tr w14:paraId="1D843637">
            <w:trPr>
              <w:trHeight w:val="822" w:hRule="atLeast"/>
            </w:trPr>
            <w:tc>
              <w:tcPr>
                <w:tcW w:w="1193" w:type="pct"/>
                <w:vAlign w:val="bottom"/>
              </w:tcPr>
              <w:p w14:paraId="68EB0F1D">
                <w:pPr>
                  <w:tabs>
                    <w:tab w:val="left" w:pos="8640"/>
                  </w:tabs>
                  <w:adjustRightInd w:val="0"/>
                  <w:snapToGrid w:val="0"/>
                  <w:spacing w:line="360" w:lineRule="auto"/>
                  <w:ind w:firstLine="0" w:firstLineChars="0"/>
                  <w:jc w:val="distribute"/>
                  <w:rPr>
                    <w:rFonts w:ascii="宋体" w:hAnsi="宋体"/>
                    <w:b/>
                    <w:bCs/>
                    <w:sz w:val="30"/>
                    <w:szCs w:val="30"/>
                    <w14:ligatures w14:val="none"/>
                  </w:rPr>
                </w:pPr>
                <w:r>
                  <w:rPr>
                    <w:rFonts w:ascii="宋体" w:hAnsi="宋体"/>
                    <w:b/>
                    <w:bCs/>
                    <w:sz w:val="30"/>
                    <w:szCs w:val="30"/>
                    <w14:ligatures w14:val="none"/>
                  </w:rPr>
                  <w:t>编制时间：</w:t>
                </w:r>
              </w:p>
            </w:tc>
            <w:tc>
              <w:tcPr>
                <w:tcW w:w="3807" w:type="pct"/>
                <w:tcBorders>
                  <w:top w:val="single" w:color="auto" w:sz="4" w:space="0"/>
                  <w:bottom w:val="single" w:color="auto" w:sz="4" w:space="0"/>
                </w:tcBorders>
                <w:vAlign w:val="bottom"/>
              </w:tcPr>
              <w:p w14:paraId="1CAFC0CD">
                <w:pPr>
                  <w:tabs>
                    <w:tab w:val="left" w:pos="8640"/>
                  </w:tabs>
                  <w:adjustRightInd w:val="0"/>
                  <w:snapToGrid w:val="0"/>
                  <w:spacing w:line="360" w:lineRule="auto"/>
                  <w:ind w:firstLine="0" w:firstLineChars="0"/>
                  <w:rPr>
                    <w:sz w:val="30"/>
                    <w:szCs w:val="30"/>
                    <w14:ligatures w14:val="none"/>
                  </w:rPr>
                </w:pPr>
                <w:r>
                  <w:rPr>
                    <w:sz w:val="30"/>
                    <w:szCs w:val="30"/>
                    <w14:ligatures w14:val="none"/>
                  </w:rPr>
                  <w:t>2026-4-18</w:t>
                </w:r>
              </w:p>
            </w:tc>
          </w:tr>
          <w:tr w14:paraId="0D37DB47">
            <w:trPr>
              <w:trHeight w:val="822" w:hRule="atLeast"/>
            </w:trPr>
            <w:tc>
              <w:tcPr>
                <w:tcW w:w="1193" w:type="pct"/>
                <w:vAlign w:val="bottom"/>
              </w:tcPr>
              <w:p w14:paraId="7420A93B">
                <w:pPr>
                  <w:tabs>
                    <w:tab w:val="left" w:pos="8640"/>
                  </w:tabs>
                  <w:adjustRightInd w:val="0"/>
                  <w:snapToGrid w:val="0"/>
                  <w:spacing w:line="360" w:lineRule="auto"/>
                  <w:ind w:firstLine="0" w:firstLineChars="0"/>
                  <w:jc w:val="distribute"/>
                  <w:rPr>
                    <w:rFonts w:ascii="宋体" w:hAnsi="宋体"/>
                    <w:b/>
                    <w:bCs/>
                    <w:sz w:val="30"/>
                    <w:szCs w:val="30"/>
                    <w14:ligatures w14:val="none"/>
                  </w:rPr>
                </w:pPr>
                <w:r>
                  <w:rPr>
                    <w:rFonts w:ascii="宋体" w:hAnsi="宋体"/>
                    <w:b/>
                    <w:bCs/>
                    <w:sz w:val="30"/>
                    <w:szCs w:val="30"/>
                    <w14:ligatures w14:val="none"/>
                  </w:rPr>
                  <w:t>报告类别：</w:t>
                </w:r>
              </w:p>
            </w:tc>
            <w:tc>
              <w:tcPr>
                <w:tcW w:w="3807" w:type="pct"/>
                <w:tcBorders>
                  <w:top w:val="single" w:color="auto" w:sz="4" w:space="0"/>
                  <w:bottom w:val="single" w:color="auto" w:sz="6" w:space="0"/>
                </w:tcBorders>
                <w:vAlign w:val="bottom"/>
              </w:tcPr>
              <w:p w14:paraId="240920B1">
                <w:pPr>
                  <w:tabs>
                    <w:tab w:val="left" w:pos="8640"/>
                  </w:tabs>
                  <w:adjustRightInd w:val="0"/>
                  <w:snapToGrid w:val="0"/>
                  <w:spacing w:line="360" w:lineRule="auto"/>
                  <w:ind w:firstLine="0" w:firstLineChars="0"/>
                  <w:rPr>
                    <w:rFonts w:ascii="宋体" w:hAnsi="宋体"/>
                    <w:sz w:val="30"/>
                    <w:szCs w:val="30"/>
                    <w14:ligatures w14:val="none"/>
                  </w:rPr>
                </w:pPr>
                <w:r>
                  <w:rPr>
                    <w:rFonts w:ascii="宋体" w:hAnsi="宋体"/>
                    <w:sz w:val="30"/>
                    <w:szCs w:val="30"/>
                    <w14:ligatures w14:val="none"/>
                  </w:rPr>
                  <w:t>测试方案</w:t>
                </w:r>
              </w:p>
            </w:tc>
          </w:tr>
        </w:tbl>
        <w:p w14:paraId="32E3F661">
          <w:pPr>
            <w:tabs>
              <w:tab w:val="left" w:pos="8640"/>
            </w:tabs>
            <w:adjustRightInd w:val="0"/>
            <w:snapToGrid w:val="0"/>
            <w:spacing w:line="360" w:lineRule="auto"/>
            <w:ind w:firstLine="0" w:firstLineChars="0"/>
            <w:rPr>
              <w:rFonts w:eastAsia="仿宋_GB2312"/>
              <w:sz w:val="30"/>
              <w:szCs w:val="30"/>
              <w14:ligatures w14:val="none"/>
            </w:rPr>
          </w:pPr>
        </w:p>
        <w:p w14:paraId="6E6FBAEE">
          <w:pPr>
            <w:adjustRightInd w:val="0"/>
            <w:snapToGrid w:val="0"/>
            <w:spacing w:line="480" w:lineRule="auto"/>
            <w:ind w:firstLine="0" w:firstLineChars="0"/>
            <w:rPr>
              <w:rFonts w:cs="Courier New"/>
              <w:color w:val="000000"/>
              <w:szCs w:val="21"/>
              <w14:ligatures w14:val="none"/>
            </w:rPr>
          </w:pPr>
        </w:p>
        <w:p w14:paraId="2C7CFE8B">
          <w:pPr>
            <w:spacing w:line="240" w:lineRule="auto"/>
            <w:ind w:firstLine="0" w:firstLineChars="0"/>
            <w:jc w:val="left"/>
            <w:rPr>
              <w:sz w:val="21"/>
              <w:szCs w:val="20"/>
              <w:lang w:val="zh-CN"/>
              <w14:ligatures w14:val="none"/>
            </w:rPr>
          </w:pPr>
        </w:p>
      </w:sdtContent>
    </w:sdt>
    <w:p w14:paraId="1921BCD3">
      <w:pPr>
        <w:rPr>
          <w:lang w:val="zh-CN"/>
        </w:rPr>
      </w:pPr>
    </w:p>
    <w:p w14:paraId="22CC3673">
      <w:pPr>
        <w:sectPr>
          <w:headerReference r:id="rId7" w:type="first"/>
          <w:footerReference r:id="rId10" w:type="first"/>
          <w:headerReference r:id="rId5" w:type="default"/>
          <w:footerReference r:id="rId8" w:type="default"/>
          <w:headerReference r:id="rId6" w:type="even"/>
          <w:footerReference r:id="rId9" w:type="even"/>
          <w:pgSz w:w="11906" w:h="16838"/>
          <w:pgMar w:top="1701" w:right="1701" w:bottom="1701" w:left="1701" w:header="851" w:footer="992" w:gutter="0"/>
          <w:pgNumType w:start="1"/>
          <w:cols w:space="425" w:num="1"/>
          <w:titlePg/>
          <w:docGrid w:type="linesAndChars" w:linePitch="381" w:charSpace="0"/>
        </w:sectPr>
      </w:pPr>
    </w:p>
    <w:p w14:paraId="3C451941">
      <w:pPr>
        <w:spacing w:before="190" w:beforeLines="50" w:after="190" w:afterLines="50"/>
        <w:ind w:firstLine="0" w:firstLineChars="0"/>
        <w:jc w:val="center"/>
      </w:pPr>
      <w:r>
        <w:rPr>
          <w:rFonts w:eastAsia="黑体"/>
          <w:b/>
          <w:sz w:val="36"/>
        </w:rPr>
        <w:t>目      录</w:t>
      </w:r>
      <w:r>
        <w:fldChar w:fldCharType="begin"/>
      </w:r>
      <w:r>
        <w:instrText xml:space="preserve"> TOC \o "1-3" \h \z \u </w:instrText>
      </w:r>
      <w:r>
        <w:fldChar w:fldCharType="separate"/>
      </w:r>
    </w:p>
    <w:p w14:paraId="41E6B226">
      <w:pPr>
        <w:pStyle w:val="22"/>
        <w:rPr>
          <w:rFonts w:asciiTheme="minorHAnsi" w:hAnsiTheme="minorHAnsi" w:eastAsiaTheme="minorEastAsia" w:cstheme="minorBidi"/>
          <w:sz w:val="21"/>
          <w:szCs w:val="22"/>
          <w14:ligatures w14:val="none"/>
        </w:rPr>
      </w:pPr>
      <w:r>
        <w:fldChar w:fldCharType="begin"/>
      </w:r>
      <w:r>
        <w:instrText xml:space="preserve"> HYPERLINK \l "_Toc227580899" </w:instrText>
      </w:r>
      <w:r>
        <w:fldChar w:fldCharType="separate"/>
      </w:r>
      <w:r>
        <w:rPr>
          <w:rStyle w:val="34"/>
        </w:rPr>
        <w:t>1 测试目的</w:t>
      </w:r>
      <w:r>
        <w:tab/>
      </w:r>
      <w:r>
        <w:fldChar w:fldCharType="begin"/>
      </w:r>
      <w:r>
        <w:instrText xml:space="preserve"> PAGEREF _Toc227580899 \h </w:instrText>
      </w:r>
      <w:r>
        <w:fldChar w:fldCharType="separate"/>
      </w:r>
      <w:r>
        <w:t>1</w:t>
      </w:r>
      <w:r>
        <w:fldChar w:fldCharType="end"/>
      </w:r>
      <w:r>
        <w:fldChar w:fldCharType="end"/>
      </w:r>
    </w:p>
    <w:p w14:paraId="4A4D25FC">
      <w:pPr>
        <w:pStyle w:val="22"/>
        <w:rPr>
          <w:rFonts w:asciiTheme="minorHAnsi" w:hAnsiTheme="minorHAnsi" w:eastAsiaTheme="minorEastAsia" w:cstheme="minorBidi"/>
          <w:sz w:val="21"/>
          <w:szCs w:val="22"/>
          <w14:ligatures w14:val="none"/>
        </w:rPr>
      </w:pPr>
      <w:r>
        <w:fldChar w:fldCharType="begin"/>
      </w:r>
      <w:r>
        <w:instrText xml:space="preserve"> HYPERLINK \l "_Toc227580900" </w:instrText>
      </w:r>
      <w:r>
        <w:fldChar w:fldCharType="separate"/>
      </w:r>
      <w:r>
        <w:rPr>
          <w:rStyle w:val="34"/>
        </w:rPr>
        <w:t>2 测试依据</w:t>
      </w:r>
      <w:r>
        <w:tab/>
      </w:r>
      <w:r>
        <w:fldChar w:fldCharType="begin"/>
      </w:r>
      <w:r>
        <w:instrText xml:space="preserve"> PAGEREF _Toc227580900 \h </w:instrText>
      </w:r>
      <w:r>
        <w:fldChar w:fldCharType="separate"/>
      </w:r>
      <w:r>
        <w:t>1</w:t>
      </w:r>
      <w:r>
        <w:fldChar w:fldCharType="end"/>
      </w:r>
      <w:r>
        <w:fldChar w:fldCharType="end"/>
      </w:r>
    </w:p>
    <w:p w14:paraId="0CB707A5">
      <w:pPr>
        <w:pStyle w:val="25"/>
        <w:rPr>
          <w:rFonts w:asciiTheme="minorHAnsi" w:hAnsiTheme="minorHAnsi" w:eastAsiaTheme="minorEastAsia" w:cstheme="minorBidi"/>
          <w:sz w:val="21"/>
          <w:szCs w:val="22"/>
          <w14:ligatures w14:val="none"/>
        </w:rPr>
      </w:pPr>
      <w:r>
        <w:fldChar w:fldCharType="begin"/>
      </w:r>
      <w:r>
        <w:instrText xml:space="preserve"> HYPERLINK \l "_Toc227580901" </w:instrText>
      </w:r>
      <w:r>
        <w:fldChar w:fldCharType="separate"/>
      </w:r>
      <w:r>
        <w:rPr>
          <w:rStyle w:val="34"/>
        </w:rPr>
        <w:t>2.1 依据标准</w:t>
      </w:r>
      <w:r>
        <w:tab/>
      </w:r>
      <w:r>
        <w:fldChar w:fldCharType="begin"/>
      </w:r>
      <w:r>
        <w:instrText xml:space="preserve"> PAGEREF _Toc227580901 \h </w:instrText>
      </w:r>
      <w:r>
        <w:fldChar w:fldCharType="separate"/>
      </w:r>
      <w:r>
        <w:t>1</w:t>
      </w:r>
      <w:r>
        <w:fldChar w:fldCharType="end"/>
      </w:r>
      <w:r>
        <w:fldChar w:fldCharType="end"/>
      </w:r>
    </w:p>
    <w:p w14:paraId="64AD0946">
      <w:pPr>
        <w:pStyle w:val="25"/>
        <w:rPr>
          <w:rFonts w:asciiTheme="minorHAnsi" w:hAnsiTheme="minorHAnsi" w:eastAsiaTheme="minorEastAsia" w:cstheme="minorBidi"/>
          <w:sz w:val="21"/>
          <w:szCs w:val="22"/>
          <w14:ligatures w14:val="none"/>
        </w:rPr>
      </w:pPr>
      <w:r>
        <w:fldChar w:fldCharType="begin"/>
      </w:r>
      <w:r>
        <w:instrText xml:space="preserve"> HYPERLINK \l "_Toc227580902" </w:instrText>
      </w:r>
      <w:r>
        <w:fldChar w:fldCharType="separate"/>
      </w:r>
      <w:r>
        <w:rPr>
          <w:rStyle w:val="34"/>
        </w:rPr>
        <w:t>2.2 项目文档</w:t>
      </w:r>
      <w:r>
        <w:tab/>
      </w:r>
      <w:r>
        <w:fldChar w:fldCharType="begin"/>
      </w:r>
      <w:r>
        <w:instrText xml:space="preserve"> PAGEREF _Toc227580902 \h </w:instrText>
      </w:r>
      <w:r>
        <w:fldChar w:fldCharType="separate"/>
      </w:r>
      <w:r>
        <w:t>1</w:t>
      </w:r>
      <w:r>
        <w:fldChar w:fldCharType="end"/>
      </w:r>
      <w:r>
        <w:fldChar w:fldCharType="end"/>
      </w:r>
    </w:p>
    <w:p w14:paraId="5D49B571">
      <w:pPr>
        <w:pStyle w:val="22"/>
        <w:rPr>
          <w:rFonts w:asciiTheme="minorHAnsi" w:hAnsiTheme="minorHAnsi" w:eastAsiaTheme="minorEastAsia" w:cstheme="minorBidi"/>
          <w:sz w:val="21"/>
          <w:szCs w:val="22"/>
          <w14:ligatures w14:val="none"/>
        </w:rPr>
      </w:pPr>
      <w:r>
        <w:fldChar w:fldCharType="begin"/>
      </w:r>
      <w:r>
        <w:instrText xml:space="preserve"> HYPERLINK \l "_Toc227580903" </w:instrText>
      </w:r>
      <w:r>
        <w:fldChar w:fldCharType="separate"/>
      </w:r>
      <w:r>
        <w:rPr>
          <w:rStyle w:val="34"/>
        </w:rPr>
        <w:t>3 测试要求</w:t>
      </w:r>
      <w:r>
        <w:tab/>
      </w:r>
      <w:r>
        <w:fldChar w:fldCharType="begin"/>
      </w:r>
      <w:r>
        <w:instrText xml:space="preserve"> PAGEREF _Toc227580903 \h </w:instrText>
      </w:r>
      <w:r>
        <w:fldChar w:fldCharType="separate"/>
      </w:r>
      <w:r>
        <w:t>2</w:t>
      </w:r>
      <w:r>
        <w:fldChar w:fldCharType="end"/>
      </w:r>
      <w:r>
        <w:fldChar w:fldCharType="end"/>
      </w:r>
    </w:p>
    <w:p w14:paraId="6FC2A948">
      <w:pPr>
        <w:pStyle w:val="25"/>
        <w:rPr>
          <w:rFonts w:asciiTheme="minorHAnsi" w:hAnsiTheme="minorHAnsi" w:eastAsiaTheme="minorEastAsia" w:cstheme="minorBidi"/>
          <w:sz w:val="21"/>
          <w:szCs w:val="22"/>
          <w14:ligatures w14:val="none"/>
        </w:rPr>
      </w:pPr>
      <w:r>
        <w:fldChar w:fldCharType="begin"/>
      </w:r>
      <w:r>
        <w:instrText xml:space="preserve"> HYPERLINK \l "_Toc227580904" </w:instrText>
      </w:r>
      <w:r>
        <w:fldChar w:fldCharType="separate"/>
      </w:r>
      <w:r>
        <w:rPr>
          <w:rStyle w:val="34"/>
        </w:rPr>
        <w:t>3.1 测试对象及范围</w:t>
      </w:r>
      <w:r>
        <w:tab/>
      </w:r>
      <w:r>
        <w:fldChar w:fldCharType="begin"/>
      </w:r>
      <w:r>
        <w:instrText xml:space="preserve"> PAGEREF _Toc227580904 \h </w:instrText>
      </w:r>
      <w:r>
        <w:fldChar w:fldCharType="separate"/>
      </w:r>
      <w:r>
        <w:t>2</w:t>
      </w:r>
      <w:r>
        <w:fldChar w:fldCharType="end"/>
      </w:r>
      <w:r>
        <w:fldChar w:fldCharType="end"/>
      </w:r>
    </w:p>
    <w:p w14:paraId="19E52B51">
      <w:pPr>
        <w:pStyle w:val="16"/>
        <w:rPr>
          <w:rFonts w:asciiTheme="minorHAnsi" w:hAnsiTheme="minorHAnsi" w:eastAsiaTheme="minorEastAsia" w:cstheme="minorBidi"/>
          <w:sz w:val="21"/>
          <w:szCs w:val="22"/>
          <w14:ligatures w14:val="none"/>
        </w:rPr>
      </w:pPr>
      <w:r>
        <w:fldChar w:fldCharType="begin"/>
      </w:r>
      <w:r>
        <w:instrText xml:space="preserve"> HYPERLINK \l "_Toc227580905" </w:instrText>
      </w:r>
      <w:r>
        <w:fldChar w:fldCharType="separate"/>
      </w:r>
      <w:r>
        <w:rPr>
          <w:rStyle w:val="34"/>
        </w:rPr>
        <w:t>3.1.1 测试对象</w:t>
      </w:r>
      <w:r>
        <w:tab/>
      </w:r>
      <w:r>
        <w:fldChar w:fldCharType="begin"/>
      </w:r>
      <w:r>
        <w:instrText xml:space="preserve"> PAGEREF _Toc227580905 \h </w:instrText>
      </w:r>
      <w:r>
        <w:fldChar w:fldCharType="separate"/>
      </w:r>
      <w:r>
        <w:t>2</w:t>
      </w:r>
      <w:r>
        <w:fldChar w:fldCharType="end"/>
      </w:r>
      <w:r>
        <w:fldChar w:fldCharType="end"/>
      </w:r>
    </w:p>
    <w:p w14:paraId="07BB7528">
      <w:pPr>
        <w:pStyle w:val="16"/>
        <w:rPr>
          <w:rFonts w:asciiTheme="minorHAnsi" w:hAnsiTheme="minorHAnsi" w:eastAsiaTheme="minorEastAsia" w:cstheme="minorBidi"/>
          <w:sz w:val="21"/>
          <w:szCs w:val="22"/>
          <w14:ligatures w14:val="none"/>
        </w:rPr>
      </w:pPr>
      <w:r>
        <w:fldChar w:fldCharType="begin"/>
      </w:r>
      <w:r>
        <w:instrText xml:space="preserve"> HYPERLINK \l "_Toc227580906" </w:instrText>
      </w:r>
      <w:r>
        <w:fldChar w:fldCharType="separate"/>
      </w:r>
      <w:r>
        <w:rPr>
          <w:rStyle w:val="34"/>
        </w:rPr>
        <w:t>3.1.2 测试范围</w:t>
      </w:r>
      <w:r>
        <w:tab/>
      </w:r>
      <w:r>
        <w:fldChar w:fldCharType="begin"/>
      </w:r>
      <w:r>
        <w:instrText xml:space="preserve"> PAGEREF _Toc227580906 \h </w:instrText>
      </w:r>
      <w:r>
        <w:fldChar w:fldCharType="separate"/>
      </w:r>
      <w:r>
        <w:t>3</w:t>
      </w:r>
      <w:r>
        <w:fldChar w:fldCharType="end"/>
      </w:r>
      <w:r>
        <w:fldChar w:fldCharType="end"/>
      </w:r>
    </w:p>
    <w:p w14:paraId="3D8A31E2">
      <w:pPr>
        <w:pStyle w:val="25"/>
        <w:rPr>
          <w:rFonts w:asciiTheme="minorHAnsi" w:hAnsiTheme="minorHAnsi" w:eastAsiaTheme="minorEastAsia" w:cstheme="minorBidi"/>
          <w:sz w:val="21"/>
          <w:szCs w:val="22"/>
          <w14:ligatures w14:val="none"/>
        </w:rPr>
      </w:pPr>
      <w:r>
        <w:fldChar w:fldCharType="begin"/>
      </w:r>
      <w:r>
        <w:instrText xml:space="preserve"> HYPERLINK \l "_Toc227580907" </w:instrText>
      </w:r>
      <w:r>
        <w:fldChar w:fldCharType="separate"/>
      </w:r>
      <w:r>
        <w:rPr>
          <w:rStyle w:val="34"/>
        </w:rPr>
        <w:t>3.2 考核方式（方法）及评价手段</w:t>
      </w:r>
      <w:r>
        <w:tab/>
      </w:r>
      <w:r>
        <w:fldChar w:fldCharType="begin"/>
      </w:r>
      <w:r>
        <w:instrText xml:space="preserve"> PAGEREF _Toc227580907 \h </w:instrText>
      </w:r>
      <w:r>
        <w:fldChar w:fldCharType="separate"/>
      </w:r>
      <w:r>
        <w:t>4</w:t>
      </w:r>
      <w:r>
        <w:fldChar w:fldCharType="end"/>
      </w:r>
      <w:r>
        <w:fldChar w:fldCharType="end"/>
      </w:r>
    </w:p>
    <w:p w14:paraId="79A88756">
      <w:pPr>
        <w:pStyle w:val="22"/>
        <w:rPr>
          <w:rFonts w:asciiTheme="minorHAnsi" w:hAnsiTheme="minorHAnsi" w:eastAsiaTheme="minorEastAsia" w:cstheme="minorBidi"/>
          <w:sz w:val="21"/>
          <w:szCs w:val="22"/>
          <w14:ligatures w14:val="none"/>
        </w:rPr>
      </w:pPr>
      <w:r>
        <w:fldChar w:fldCharType="begin"/>
      </w:r>
      <w:r>
        <w:instrText xml:space="preserve"> HYPERLINK \l "_Toc227580908" </w:instrText>
      </w:r>
      <w:r>
        <w:fldChar w:fldCharType="separate"/>
      </w:r>
      <w:r>
        <w:rPr>
          <w:rStyle w:val="34"/>
        </w:rPr>
        <w:t>4 测试环境</w:t>
      </w:r>
      <w:r>
        <w:tab/>
      </w:r>
      <w:r>
        <w:fldChar w:fldCharType="begin"/>
      </w:r>
      <w:r>
        <w:instrText xml:space="preserve"> PAGEREF _Toc227580908 \h </w:instrText>
      </w:r>
      <w:r>
        <w:fldChar w:fldCharType="separate"/>
      </w:r>
      <w:r>
        <w:t>4</w:t>
      </w:r>
      <w:r>
        <w:fldChar w:fldCharType="end"/>
      </w:r>
      <w:r>
        <w:fldChar w:fldCharType="end"/>
      </w:r>
    </w:p>
    <w:p w14:paraId="515CDF15">
      <w:pPr>
        <w:pStyle w:val="25"/>
        <w:rPr>
          <w:rFonts w:asciiTheme="minorHAnsi" w:hAnsiTheme="minorHAnsi" w:eastAsiaTheme="minorEastAsia" w:cstheme="minorBidi"/>
          <w:sz w:val="21"/>
          <w:szCs w:val="22"/>
          <w14:ligatures w14:val="none"/>
        </w:rPr>
      </w:pPr>
      <w:r>
        <w:fldChar w:fldCharType="begin"/>
      </w:r>
      <w:r>
        <w:instrText xml:space="preserve"> HYPERLINK \l "_Toc227580909" </w:instrText>
      </w:r>
      <w:r>
        <w:fldChar w:fldCharType="separate"/>
      </w:r>
      <w:r>
        <w:rPr>
          <w:rStyle w:val="34"/>
        </w:rPr>
        <w:t>4.1 软硬件配置环境</w:t>
      </w:r>
      <w:r>
        <w:tab/>
      </w:r>
      <w:r>
        <w:fldChar w:fldCharType="begin"/>
      </w:r>
      <w:r>
        <w:instrText xml:space="preserve"> PAGEREF _Toc227580909 \h </w:instrText>
      </w:r>
      <w:r>
        <w:fldChar w:fldCharType="separate"/>
      </w:r>
      <w:r>
        <w:t>4</w:t>
      </w:r>
      <w:r>
        <w:fldChar w:fldCharType="end"/>
      </w:r>
      <w:r>
        <w:fldChar w:fldCharType="end"/>
      </w:r>
    </w:p>
    <w:p w14:paraId="72E717BF">
      <w:pPr>
        <w:pStyle w:val="25"/>
        <w:rPr>
          <w:rFonts w:asciiTheme="minorHAnsi" w:hAnsiTheme="minorHAnsi" w:eastAsiaTheme="minorEastAsia" w:cstheme="minorBidi"/>
          <w:sz w:val="21"/>
          <w:szCs w:val="22"/>
          <w14:ligatures w14:val="none"/>
        </w:rPr>
      </w:pPr>
      <w:r>
        <w:fldChar w:fldCharType="begin"/>
      </w:r>
      <w:r>
        <w:instrText xml:space="preserve"> HYPERLINK \l "_Toc227580910" </w:instrText>
      </w:r>
      <w:r>
        <w:fldChar w:fldCharType="separate"/>
      </w:r>
      <w:r>
        <w:rPr>
          <w:rStyle w:val="34"/>
        </w:rPr>
        <w:t>4.2 数据环境</w:t>
      </w:r>
      <w:r>
        <w:tab/>
      </w:r>
      <w:r>
        <w:fldChar w:fldCharType="begin"/>
      </w:r>
      <w:r>
        <w:instrText xml:space="preserve"> PAGEREF _Toc227580910 \h </w:instrText>
      </w:r>
      <w:r>
        <w:fldChar w:fldCharType="separate"/>
      </w:r>
      <w:r>
        <w:t>5</w:t>
      </w:r>
      <w:r>
        <w:fldChar w:fldCharType="end"/>
      </w:r>
      <w:r>
        <w:fldChar w:fldCharType="end"/>
      </w:r>
    </w:p>
    <w:p w14:paraId="2686E28A">
      <w:pPr>
        <w:pStyle w:val="22"/>
        <w:rPr>
          <w:rFonts w:asciiTheme="minorHAnsi" w:hAnsiTheme="minorHAnsi" w:eastAsiaTheme="minorEastAsia" w:cstheme="minorBidi"/>
          <w:sz w:val="21"/>
          <w:szCs w:val="22"/>
          <w14:ligatures w14:val="none"/>
        </w:rPr>
      </w:pPr>
      <w:r>
        <w:fldChar w:fldCharType="begin"/>
      </w:r>
      <w:r>
        <w:instrText xml:space="preserve"> HYPERLINK \l "_Toc227580911" </w:instrText>
      </w:r>
      <w:r>
        <w:fldChar w:fldCharType="separate"/>
      </w:r>
      <w:r>
        <w:rPr>
          <w:rStyle w:val="34"/>
        </w:rPr>
        <w:t>5 测试方法与步骤</w:t>
      </w:r>
      <w:r>
        <w:tab/>
      </w:r>
      <w:r>
        <w:fldChar w:fldCharType="begin"/>
      </w:r>
      <w:r>
        <w:instrText xml:space="preserve"> PAGEREF _Toc227580911 \h </w:instrText>
      </w:r>
      <w:r>
        <w:fldChar w:fldCharType="separate"/>
      </w:r>
      <w:r>
        <w:t>5</w:t>
      </w:r>
      <w:r>
        <w:fldChar w:fldCharType="end"/>
      </w:r>
      <w:r>
        <w:fldChar w:fldCharType="end"/>
      </w:r>
    </w:p>
    <w:p w14:paraId="1FAD8E31">
      <w:pPr>
        <w:pStyle w:val="25"/>
        <w:rPr>
          <w:rFonts w:asciiTheme="minorHAnsi" w:hAnsiTheme="minorHAnsi" w:eastAsiaTheme="minorEastAsia" w:cstheme="minorBidi"/>
          <w:sz w:val="21"/>
          <w:szCs w:val="22"/>
          <w14:ligatures w14:val="none"/>
        </w:rPr>
      </w:pPr>
      <w:r>
        <w:fldChar w:fldCharType="begin"/>
      </w:r>
      <w:r>
        <w:instrText xml:space="preserve"> HYPERLINK \l "_Toc227580912" </w:instrText>
      </w:r>
      <w:r>
        <w:fldChar w:fldCharType="separate"/>
      </w:r>
      <w:r>
        <w:rPr>
          <w:rStyle w:val="34"/>
        </w:rPr>
        <w:t>5.1 测试内容1：指标1 可再生能源电/热/燃料联产系统多能转化模型</w:t>
      </w:r>
      <w:r>
        <w:tab/>
      </w:r>
      <w:r>
        <w:fldChar w:fldCharType="begin"/>
      </w:r>
      <w:r>
        <w:instrText xml:space="preserve"> PAGEREF _Toc227580912 \h </w:instrText>
      </w:r>
      <w:r>
        <w:fldChar w:fldCharType="separate"/>
      </w:r>
      <w:r>
        <w:t>5</w:t>
      </w:r>
      <w:r>
        <w:fldChar w:fldCharType="end"/>
      </w:r>
      <w:r>
        <w:fldChar w:fldCharType="end"/>
      </w:r>
    </w:p>
    <w:p w14:paraId="6034C145">
      <w:pPr>
        <w:pStyle w:val="16"/>
        <w:rPr>
          <w:rFonts w:asciiTheme="minorHAnsi" w:hAnsiTheme="minorHAnsi" w:eastAsiaTheme="minorEastAsia" w:cstheme="minorBidi"/>
          <w:sz w:val="21"/>
          <w:szCs w:val="22"/>
          <w14:ligatures w14:val="none"/>
        </w:rPr>
      </w:pPr>
      <w:r>
        <w:fldChar w:fldCharType="begin"/>
      </w:r>
      <w:r>
        <w:instrText xml:space="preserve"> HYPERLINK \l "_Toc227580913" </w:instrText>
      </w:r>
      <w:r>
        <w:fldChar w:fldCharType="separate"/>
      </w:r>
      <w:r>
        <w:rPr>
          <w:rStyle w:val="34"/>
        </w:rPr>
        <w:t>5.1.1 测试原理</w:t>
      </w:r>
      <w:r>
        <w:tab/>
      </w:r>
      <w:r>
        <w:fldChar w:fldCharType="begin"/>
      </w:r>
      <w:r>
        <w:instrText xml:space="preserve"> PAGEREF _Toc227580913 \h </w:instrText>
      </w:r>
      <w:r>
        <w:fldChar w:fldCharType="separate"/>
      </w:r>
      <w:r>
        <w:t>5</w:t>
      </w:r>
      <w:r>
        <w:fldChar w:fldCharType="end"/>
      </w:r>
      <w:r>
        <w:fldChar w:fldCharType="end"/>
      </w:r>
    </w:p>
    <w:p w14:paraId="62E75B3E">
      <w:pPr>
        <w:pStyle w:val="16"/>
        <w:rPr>
          <w:rFonts w:asciiTheme="minorHAnsi" w:hAnsiTheme="minorHAnsi" w:eastAsiaTheme="minorEastAsia" w:cstheme="minorBidi"/>
          <w:sz w:val="21"/>
          <w:szCs w:val="22"/>
          <w14:ligatures w14:val="none"/>
        </w:rPr>
      </w:pPr>
      <w:r>
        <w:fldChar w:fldCharType="begin"/>
      </w:r>
      <w:r>
        <w:instrText xml:space="preserve"> HYPERLINK \l "_Toc227580914" </w:instrText>
      </w:r>
      <w:r>
        <w:fldChar w:fldCharType="separate"/>
      </w:r>
      <w:r>
        <w:rPr>
          <w:rStyle w:val="34"/>
        </w:rPr>
        <w:t>5.1.2 测试步骤</w:t>
      </w:r>
      <w:r>
        <w:tab/>
      </w:r>
      <w:r>
        <w:fldChar w:fldCharType="begin"/>
      </w:r>
      <w:r>
        <w:instrText xml:space="preserve"> PAGEREF _Toc227580914 \h </w:instrText>
      </w:r>
      <w:r>
        <w:fldChar w:fldCharType="separate"/>
      </w:r>
      <w:r>
        <w:t>6</w:t>
      </w:r>
      <w:r>
        <w:fldChar w:fldCharType="end"/>
      </w:r>
      <w:r>
        <w:fldChar w:fldCharType="end"/>
      </w:r>
    </w:p>
    <w:p w14:paraId="60A437EE">
      <w:pPr>
        <w:pStyle w:val="16"/>
        <w:rPr>
          <w:rFonts w:asciiTheme="minorHAnsi" w:hAnsiTheme="minorHAnsi" w:eastAsiaTheme="minorEastAsia" w:cstheme="minorBidi"/>
          <w:sz w:val="21"/>
          <w:szCs w:val="22"/>
          <w14:ligatures w14:val="none"/>
        </w:rPr>
      </w:pPr>
      <w:r>
        <w:fldChar w:fldCharType="begin"/>
      </w:r>
      <w:r>
        <w:instrText xml:space="preserve"> HYPERLINK \l "_Toc227580915" </w:instrText>
      </w:r>
      <w:r>
        <w:fldChar w:fldCharType="separate"/>
      </w:r>
      <w:r>
        <w:rPr>
          <w:rStyle w:val="34"/>
        </w:rPr>
        <w:t>5.1.3 预期结果</w:t>
      </w:r>
      <w:r>
        <w:tab/>
      </w:r>
      <w:r>
        <w:fldChar w:fldCharType="begin"/>
      </w:r>
      <w:r>
        <w:instrText xml:space="preserve"> PAGEREF _Toc227580915 \h </w:instrText>
      </w:r>
      <w:r>
        <w:fldChar w:fldCharType="separate"/>
      </w:r>
      <w:r>
        <w:t>6</w:t>
      </w:r>
      <w:r>
        <w:fldChar w:fldCharType="end"/>
      </w:r>
      <w:r>
        <w:fldChar w:fldCharType="end"/>
      </w:r>
    </w:p>
    <w:p w14:paraId="1702A092">
      <w:pPr>
        <w:pStyle w:val="16"/>
        <w:rPr>
          <w:rFonts w:asciiTheme="minorHAnsi" w:hAnsiTheme="minorHAnsi" w:eastAsiaTheme="minorEastAsia" w:cstheme="minorBidi"/>
          <w:sz w:val="21"/>
          <w:szCs w:val="22"/>
          <w14:ligatures w14:val="none"/>
        </w:rPr>
      </w:pPr>
      <w:r>
        <w:fldChar w:fldCharType="begin"/>
      </w:r>
      <w:r>
        <w:instrText xml:space="preserve"> HYPERLINK \l "_Toc227580916" </w:instrText>
      </w:r>
      <w:r>
        <w:fldChar w:fldCharType="separate"/>
      </w:r>
      <w:r>
        <w:rPr>
          <w:rStyle w:val="34"/>
        </w:rPr>
        <w:t>5.1.4 判定准则</w:t>
      </w:r>
      <w:r>
        <w:tab/>
      </w:r>
      <w:r>
        <w:fldChar w:fldCharType="begin"/>
      </w:r>
      <w:r>
        <w:instrText xml:space="preserve"> PAGEREF _Toc227580916 \h </w:instrText>
      </w:r>
      <w:r>
        <w:fldChar w:fldCharType="separate"/>
      </w:r>
      <w:r>
        <w:t>6</w:t>
      </w:r>
      <w:r>
        <w:fldChar w:fldCharType="end"/>
      </w:r>
      <w:r>
        <w:fldChar w:fldCharType="end"/>
      </w:r>
    </w:p>
    <w:p w14:paraId="5AD6C539">
      <w:pPr>
        <w:pStyle w:val="25"/>
        <w:rPr>
          <w:rFonts w:asciiTheme="minorHAnsi" w:hAnsiTheme="minorHAnsi" w:eastAsiaTheme="minorEastAsia" w:cstheme="minorBidi"/>
          <w:sz w:val="21"/>
          <w:szCs w:val="22"/>
          <w14:ligatures w14:val="none"/>
        </w:rPr>
      </w:pPr>
      <w:r>
        <w:fldChar w:fldCharType="begin"/>
      </w:r>
      <w:r>
        <w:instrText xml:space="preserve"> HYPERLINK \l "_Toc227580917" </w:instrText>
      </w:r>
      <w:r>
        <w:fldChar w:fldCharType="separate"/>
      </w:r>
      <w:r>
        <w:rPr>
          <w:rStyle w:val="34"/>
        </w:rPr>
        <w:t>5.2 测试内容2：指标2 融合电/热/燃料多能转化与动态平衡的综合优化设计方法</w:t>
      </w:r>
      <w:r>
        <w:tab/>
      </w:r>
      <w:r>
        <w:fldChar w:fldCharType="begin"/>
      </w:r>
      <w:r>
        <w:instrText xml:space="preserve"> PAGEREF _Toc227580917 \h </w:instrText>
      </w:r>
      <w:r>
        <w:fldChar w:fldCharType="separate"/>
      </w:r>
      <w:r>
        <w:t>6</w:t>
      </w:r>
      <w:r>
        <w:fldChar w:fldCharType="end"/>
      </w:r>
      <w:r>
        <w:fldChar w:fldCharType="end"/>
      </w:r>
    </w:p>
    <w:p w14:paraId="7C5900C8">
      <w:pPr>
        <w:pStyle w:val="16"/>
        <w:rPr>
          <w:rFonts w:asciiTheme="minorHAnsi" w:hAnsiTheme="minorHAnsi" w:eastAsiaTheme="minorEastAsia" w:cstheme="minorBidi"/>
          <w:sz w:val="21"/>
          <w:szCs w:val="22"/>
          <w14:ligatures w14:val="none"/>
        </w:rPr>
      </w:pPr>
      <w:r>
        <w:fldChar w:fldCharType="begin"/>
      </w:r>
      <w:r>
        <w:instrText xml:space="preserve"> HYPERLINK \l "_Toc227580918" </w:instrText>
      </w:r>
      <w:r>
        <w:fldChar w:fldCharType="separate"/>
      </w:r>
      <w:r>
        <w:rPr>
          <w:rStyle w:val="34"/>
        </w:rPr>
        <w:t>5.2.1 测试原理</w:t>
      </w:r>
      <w:r>
        <w:tab/>
      </w:r>
      <w:r>
        <w:fldChar w:fldCharType="begin"/>
      </w:r>
      <w:r>
        <w:instrText xml:space="preserve"> PAGEREF _Toc227580918 \h </w:instrText>
      </w:r>
      <w:r>
        <w:fldChar w:fldCharType="separate"/>
      </w:r>
      <w:r>
        <w:t>7</w:t>
      </w:r>
      <w:r>
        <w:fldChar w:fldCharType="end"/>
      </w:r>
      <w:r>
        <w:fldChar w:fldCharType="end"/>
      </w:r>
    </w:p>
    <w:p w14:paraId="7D7FFA21">
      <w:pPr>
        <w:pStyle w:val="16"/>
        <w:rPr>
          <w:rFonts w:asciiTheme="minorHAnsi" w:hAnsiTheme="minorHAnsi" w:eastAsiaTheme="minorEastAsia" w:cstheme="minorBidi"/>
          <w:sz w:val="21"/>
          <w:szCs w:val="22"/>
          <w14:ligatures w14:val="none"/>
        </w:rPr>
      </w:pPr>
      <w:r>
        <w:fldChar w:fldCharType="begin"/>
      </w:r>
      <w:r>
        <w:instrText xml:space="preserve"> HYPERLINK \l "_Toc227580919" </w:instrText>
      </w:r>
      <w:r>
        <w:fldChar w:fldCharType="separate"/>
      </w:r>
      <w:r>
        <w:rPr>
          <w:rStyle w:val="34"/>
        </w:rPr>
        <w:t>5.2.2 测试步骤</w:t>
      </w:r>
      <w:r>
        <w:tab/>
      </w:r>
      <w:r>
        <w:fldChar w:fldCharType="begin"/>
      </w:r>
      <w:r>
        <w:instrText xml:space="preserve"> PAGEREF _Toc227580919 \h </w:instrText>
      </w:r>
      <w:r>
        <w:fldChar w:fldCharType="separate"/>
      </w:r>
      <w:r>
        <w:t>7</w:t>
      </w:r>
      <w:r>
        <w:fldChar w:fldCharType="end"/>
      </w:r>
      <w:r>
        <w:fldChar w:fldCharType="end"/>
      </w:r>
    </w:p>
    <w:p w14:paraId="31ABBF65">
      <w:pPr>
        <w:pStyle w:val="16"/>
        <w:rPr>
          <w:rFonts w:asciiTheme="minorHAnsi" w:hAnsiTheme="minorHAnsi" w:eastAsiaTheme="minorEastAsia" w:cstheme="minorBidi"/>
          <w:sz w:val="21"/>
          <w:szCs w:val="22"/>
          <w14:ligatures w14:val="none"/>
        </w:rPr>
      </w:pPr>
      <w:r>
        <w:fldChar w:fldCharType="begin"/>
      </w:r>
      <w:r>
        <w:instrText xml:space="preserve"> HYPERLINK \l "_Toc227580920" </w:instrText>
      </w:r>
      <w:r>
        <w:fldChar w:fldCharType="separate"/>
      </w:r>
      <w:r>
        <w:rPr>
          <w:rStyle w:val="34"/>
        </w:rPr>
        <w:t>5.2.3 预期结果</w:t>
      </w:r>
      <w:r>
        <w:tab/>
      </w:r>
      <w:r>
        <w:fldChar w:fldCharType="begin"/>
      </w:r>
      <w:r>
        <w:instrText xml:space="preserve"> PAGEREF _Toc227580920 \h </w:instrText>
      </w:r>
      <w:r>
        <w:fldChar w:fldCharType="separate"/>
      </w:r>
      <w:r>
        <w:t>8</w:t>
      </w:r>
      <w:r>
        <w:fldChar w:fldCharType="end"/>
      </w:r>
      <w:r>
        <w:fldChar w:fldCharType="end"/>
      </w:r>
    </w:p>
    <w:p w14:paraId="24DA65D4">
      <w:pPr>
        <w:pStyle w:val="16"/>
        <w:rPr>
          <w:rFonts w:asciiTheme="minorHAnsi" w:hAnsiTheme="minorHAnsi" w:eastAsiaTheme="minorEastAsia" w:cstheme="minorBidi"/>
          <w:sz w:val="21"/>
          <w:szCs w:val="22"/>
          <w14:ligatures w14:val="none"/>
        </w:rPr>
      </w:pPr>
      <w:r>
        <w:fldChar w:fldCharType="begin"/>
      </w:r>
      <w:r>
        <w:instrText xml:space="preserve"> HYPERLINK \l "_Toc227580921" </w:instrText>
      </w:r>
      <w:r>
        <w:fldChar w:fldCharType="separate"/>
      </w:r>
      <w:r>
        <w:rPr>
          <w:rStyle w:val="34"/>
        </w:rPr>
        <w:t>5.2.4 判定准则</w:t>
      </w:r>
      <w:r>
        <w:tab/>
      </w:r>
      <w:r>
        <w:fldChar w:fldCharType="begin"/>
      </w:r>
      <w:r>
        <w:instrText xml:space="preserve"> PAGEREF _Toc227580921 \h </w:instrText>
      </w:r>
      <w:r>
        <w:fldChar w:fldCharType="separate"/>
      </w:r>
      <w:r>
        <w:t>8</w:t>
      </w:r>
      <w:r>
        <w:fldChar w:fldCharType="end"/>
      </w:r>
      <w:r>
        <w:fldChar w:fldCharType="end"/>
      </w:r>
    </w:p>
    <w:p w14:paraId="69812B36">
      <w:pPr>
        <w:pStyle w:val="22"/>
        <w:rPr>
          <w:rFonts w:asciiTheme="minorHAnsi" w:hAnsiTheme="minorHAnsi" w:eastAsiaTheme="minorEastAsia" w:cstheme="minorBidi"/>
          <w:sz w:val="21"/>
          <w:szCs w:val="22"/>
          <w14:ligatures w14:val="none"/>
        </w:rPr>
      </w:pPr>
      <w:r>
        <w:fldChar w:fldCharType="begin"/>
      </w:r>
      <w:r>
        <w:instrText xml:space="preserve"> HYPERLINK \l "_Toc227580922" </w:instrText>
      </w:r>
      <w:r>
        <w:fldChar w:fldCharType="separate"/>
      </w:r>
      <w:r>
        <w:rPr>
          <w:rStyle w:val="34"/>
        </w:rPr>
        <w:t>6 通过准则及缺陷定义</w:t>
      </w:r>
      <w:r>
        <w:tab/>
      </w:r>
      <w:r>
        <w:fldChar w:fldCharType="begin"/>
      </w:r>
      <w:r>
        <w:instrText xml:space="preserve"> PAGEREF _Toc227580922 \h </w:instrText>
      </w:r>
      <w:r>
        <w:fldChar w:fldCharType="separate"/>
      </w:r>
      <w:r>
        <w:t>8</w:t>
      </w:r>
      <w:r>
        <w:fldChar w:fldCharType="end"/>
      </w:r>
      <w:r>
        <w:fldChar w:fldCharType="end"/>
      </w:r>
    </w:p>
    <w:p w14:paraId="1B63B579">
      <w:pPr>
        <w:pStyle w:val="25"/>
        <w:rPr>
          <w:rFonts w:asciiTheme="minorHAnsi" w:hAnsiTheme="minorHAnsi" w:eastAsiaTheme="minorEastAsia" w:cstheme="minorBidi"/>
          <w:sz w:val="21"/>
          <w:szCs w:val="22"/>
          <w14:ligatures w14:val="none"/>
        </w:rPr>
      </w:pPr>
      <w:r>
        <w:fldChar w:fldCharType="begin"/>
      </w:r>
      <w:r>
        <w:instrText xml:space="preserve"> HYPERLINK \l "_Toc227580923" </w:instrText>
      </w:r>
      <w:r>
        <w:fldChar w:fldCharType="separate"/>
      </w:r>
      <w:r>
        <w:rPr>
          <w:rStyle w:val="34"/>
        </w:rPr>
        <w:t>6.1 通过准测</w:t>
      </w:r>
      <w:r>
        <w:tab/>
      </w:r>
      <w:r>
        <w:fldChar w:fldCharType="begin"/>
      </w:r>
      <w:r>
        <w:instrText xml:space="preserve"> PAGEREF _Toc227580923 \h </w:instrText>
      </w:r>
      <w:r>
        <w:fldChar w:fldCharType="separate"/>
      </w:r>
      <w:r>
        <w:t>8</w:t>
      </w:r>
      <w:r>
        <w:fldChar w:fldCharType="end"/>
      </w:r>
      <w:r>
        <w:fldChar w:fldCharType="end"/>
      </w:r>
    </w:p>
    <w:p w14:paraId="5B35AA4A">
      <w:pPr>
        <w:pStyle w:val="25"/>
        <w:rPr>
          <w:rFonts w:asciiTheme="minorHAnsi" w:hAnsiTheme="minorHAnsi" w:eastAsiaTheme="minorEastAsia" w:cstheme="minorBidi"/>
          <w:sz w:val="21"/>
          <w:szCs w:val="22"/>
          <w14:ligatures w14:val="none"/>
        </w:rPr>
      </w:pPr>
      <w:r>
        <w:fldChar w:fldCharType="begin"/>
      </w:r>
      <w:r>
        <w:instrText xml:space="preserve"> HYPERLINK \l "_Toc227580924" </w:instrText>
      </w:r>
      <w:r>
        <w:fldChar w:fldCharType="separate"/>
      </w:r>
      <w:r>
        <w:rPr>
          <w:rStyle w:val="34"/>
        </w:rPr>
        <w:t>6.2 符合性评价</w:t>
      </w:r>
      <w:r>
        <w:tab/>
      </w:r>
      <w:r>
        <w:fldChar w:fldCharType="begin"/>
      </w:r>
      <w:r>
        <w:instrText xml:space="preserve"> PAGEREF _Toc227580924 \h </w:instrText>
      </w:r>
      <w:r>
        <w:fldChar w:fldCharType="separate"/>
      </w:r>
      <w:r>
        <w:t>8</w:t>
      </w:r>
      <w:r>
        <w:fldChar w:fldCharType="end"/>
      </w:r>
      <w:r>
        <w:fldChar w:fldCharType="end"/>
      </w:r>
    </w:p>
    <w:p w14:paraId="34D2AFBA">
      <w:pPr>
        <w:pStyle w:val="22"/>
        <w:rPr>
          <w:rFonts w:asciiTheme="minorHAnsi" w:hAnsiTheme="minorHAnsi" w:eastAsiaTheme="minorEastAsia" w:cstheme="minorBidi"/>
          <w:sz w:val="21"/>
          <w:szCs w:val="22"/>
          <w14:ligatures w14:val="none"/>
        </w:rPr>
      </w:pPr>
      <w:r>
        <w:fldChar w:fldCharType="begin"/>
      </w:r>
      <w:r>
        <w:instrText xml:space="preserve"> HYPERLINK \l "_Toc227580925" </w:instrText>
      </w:r>
      <w:r>
        <w:fldChar w:fldCharType="separate"/>
      </w:r>
      <w:r>
        <w:rPr>
          <w:rStyle w:val="34"/>
        </w:rPr>
        <w:t>7 项目管理及安排</w:t>
      </w:r>
      <w:r>
        <w:tab/>
      </w:r>
      <w:r>
        <w:fldChar w:fldCharType="begin"/>
      </w:r>
      <w:r>
        <w:instrText xml:space="preserve"> PAGEREF _Toc227580925 \h </w:instrText>
      </w:r>
      <w:r>
        <w:fldChar w:fldCharType="separate"/>
      </w:r>
      <w:r>
        <w:t>9</w:t>
      </w:r>
      <w:r>
        <w:fldChar w:fldCharType="end"/>
      </w:r>
      <w:r>
        <w:fldChar w:fldCharType="end"/>
      </w:r>
    </w:p>
    <w:p w14:paraId="11AC3A0E">
      <w:pPr>
        <w:pStyle w:val="25"/>
        <w:rPr>
          <w:rFonts w:asciiTheme="minorHAnsi" w:hAnsiTheme="minorHAnsi" w:eastAsiaTheme="minorEastAsia" w:cstheme="minorBidi"/>
          <w:sz w:val="21"/>
          <w:szCs w:val="22"/>
          <w14:ligatures w14:val="none"/>
        </w:rPr>
      </w:pPr>
      <w:r>
        <w:fldChar w:fldCharType="begin"/>
      </w:r>
      <w:r>
        <w:instrText xml:space="preserve"> HYPERLINK \l "_Toc227580926" </w:instrText>
      </w:r>
      <w:r>
        <w:fldChar w:fldCharType="separate"/>
      </w:r>
      <w:r>
        <w:rPr>
          <w:rStyle w:val="34"/>
        </w:rPr>
        <w:t>7.1 测试团队</w:t>
      </w:r>
      <w:r>
        <w:tab/>
      </w:r>
      <w:r>
        <w:fldChar w:fldCharType="begin"/>
      </w:r>
      <w:r>
        <w:instrText xml:space="preserve"> PAGEREF _Toc227580926 \h </w:instrText>
      </w:r>
      <w:r>
        <w:fldChar w:fldCharType="separate"/>
      </w:r>
      <w:r>
        <w:t>9</w:t>
      </w:r>
      <w:r>
        <w:fldChar w:fldCharType="end"/>
      </w:r>
      <w:r>
        <w:fldChar w:fldCharType="end"/>
      </w:r>
    </w:p>
    <w:p w14:paraId="173BE981">
      <w:pPr>
        <w:pStyle w:val="16"/>
        <w:rPr>
          <w:rFonts w:asciiTheme="minorHAnsi" w:hAnsiTheme="minorHAnsi" w:eastAsiaTheme="minorEastAsia" w:cstheme="minorBidi"/>
          <w:sz w:val="21"/>
          <w:szCs w:val="22"/>
          <w14:ligatures w14:val="none"/>
        </w:rPr>
      </w:pPr>
      <w:r>
        <w:fldChar w:fldCharType="begin"/>
      </w:r>
      <w:r>
        <w:instrText xml:space="preserve"> HYPERLINK \l "_Toc227580927" </w:instrText>
      </w:r>
      <w:r>
        <w:fldChar w:fldCharType="separate"/>
      </w:r>
      <w:r>
        <w:rPr>
          <w:rStyle w:val="34"/>
        </w:rPr>
        <w:t>7.1.1 测试单位</w:t>
      </w:r>
      <w:r>
        <w:tab/>
      </w:r>
      <w:r>
        <w:fldChar w:fldCharType="begin"/>
      </w:r>
      <w:r>
        <w:instrText xml:space="preserve"> PAGEREF _Toc227580927 \h </w:instrText>
      </w:r>
      <w:r>
        <w:fldChar w:fldCharType="separate"/>
      </w:r>
      <w:r>
        <w:t>9</w:t>
      </w:r>
      <w:r>
        <w:fldChar w:fldCharType="end"/>
      </w:r>
      <w:r>
        <w:fldChar w:fldCharType="end"/>
      </w:r>
    </w:p>
    <w:p w14:paraId="7079B91A">
      <w:pPr>
        <w:pStyle w:val="16"/>
        <w:rPr>
          <w:rFonts w:asciiTheme="minorHAnsi" w:hAnsiTheme="minorHAnsi" w:eastAsiaTheme="minorEastAsia" w:cstheme="minorBidi"/>
          <w:sz w:val="21"/>
          <w:szCs w:val="22"/>
          <w14:ligatures w14:val="none"/>
        </w:rPr>
      </w:pPr>
      <w:r>
        <w:fldChar w:fldCharType="begin"/>
      </w:r>
      <w:r>
        <w:instrText xml:space="preserve"> HYPERLINK \l "_Toc227580928" </w:instrText>
      </w:r>
      <w:r>
        <w:fldChar w:fldCharType="separate"/>
      </w:r>
      <w:r>
        <w:rPr>
          <w:rStyle w:val="34"/>
        </w:rPr>
        <w:t>7.1.2 测试人员</w:t>
      </w:r>
      <w:r>
        <w:tab/>
      </w:r>
      <w:r>
        <w:fldChar w:fldCharType="begin"/>
      </w:r>
      <w:r>
        <w:instrText xml:space="preserve"> PAGEREF _Toc227580928 \h </w:instrText>
      </w:r>
      <w:r>
        <w:fldChar w:fldCharType="separate"/>
      </w:r>
      <w:r>
        <w:t>10</w:t>
      </w:r>
      <w:r>
        <w:fldChar w:fldCharType="end"/>
      </w:r>
      <w:r>
        <w:fldChar w:fldCharType="end"/>
      </w:r>
    </w:p>
    <w:p w14:paraId="08BEFFFA">
      <w:pPr>
        <w:pStyle w:val="25"/>
        <w:rPr>
          <w:rFonts w:asciiTheme="minorHAnsi" w:hAnsiTheme="minorHAnsi" w:eastAsiaTheme="minorEastAsia" w:cstheme="minorBidi"/>
          <w:sz w:val="21"/>
          <w:szCs w:val="22"/>
          <w14:ligatures w14:val="none"/>
        </w:rPr>
      </w:pPr>
      <w:r>
        <w:fldChar w:fldCharType="begin"/>
      </w:r>
      <w:r>
        <w:instrText xml:space="preserve"> HYPERLINK \l "_Toc227580929" </w:instrText>
      </w:r>
      <w:r>
        <w:fldChar w:fldCharType="separate"/>
      </w:r>
      <w:r>
        <w:rPr>
          <w:rStyle w:val="34"/>
        </w:rPr>
        <w:t>7.2 工作流程及预安排</w:t>
      </w:r>
      <w:r>
        <w:tab/>
      </w:r>
      <w:r>
        <w:fldChar w:fldCharType="begin"/>
      </w:r>
      <w:r>
        <w:instrText xml:space="preserve"> PAGEREF _Toc227580929 \h </w:instrText>
      </w:r>
      <w:r>
        <w:fldChar w:fldCharType="separate"/>
      </w:r>
      <w:r>
        <w:t>10</w:t>
      </w:r>
      <w:r>
        <w:fldChar w:fldCharType="end"/>
      </w:r>
      <w:r>
        <w:fldChar w:fldCharType="end"/>
      </w:r>
    </w:p>
    <w:p w14:paraId="226ED218">
      <w:pPr>
        <w:pStyle w:val="22"/>
        <w:rPr>
          <w:rFonts w:asciiTheme="minorHAnsi" w:hAnsiTheme="minorHAnsi" w:eastAsiaTheme="minorEastAsia" w:cstheme="minorBidi"/>
          <w:sz w:val="21"/>
          <w:szCs w:val="22"/>
          <w14:ligatures w14:val="none"/>
        </w:rPr>
      </w:pPr>
      <w:r>
        <w:fldChar w:fldCharType="begin"/>
      </w:r>
      <w:r>
        <w:instrText xml:space="preserve"> HYPERLINK \l "_Toc227580930" </w:instrText>
      </w:r>
      <w:r>
        <w:fldChar w:fldCharType="separate"/>
      </w:r>
      <w:r>
        <w:rPr>
          <w:rStyle w:val="34"/>
        </w:rPr>
        <w:t>8 输出成果</w:t>
      </w:r>
      <w:r>
        <w:tab/>
      </w:r>
      <w:r>
        <w:fldChar w:fldCharType="begin"/>
      </w:r>
      <w:r>
        <w:instrText xml:space="preserve"> PAGEREF _Toc227580930 \h </w:instrText>
      </w:r>
      <w:r>
        <w:fldChar w:fldCharType="separate"/>
      </w:r>
      <w:r>
        <w:t>10</w:t>
      </w:r>
      <w:r>
        <w:fldChar w:fldCharType="end"/>
      </w:r>
      <w:r>
        <w:fldChar w:fldCharType="end"/>
      </w:r>
    </w:p>
    <w:p w14:paraId="107EA602">
      <w:pPr>
        <w:pStyle w:val="22"/>
        <w:rPr>
          <w:rFonts w:asciiTheme="minorHAnsi" w:hAnsiTheme="minorHAnsi" w:eastAsiaTheme="minorEastAsia" w:cstheme="minorBidi"/>
          <w:sz w:val="21"/>
          <w:szCs w:val="22"/>
          <w14:ligatures w14:val="none"/>
        </w:rPr>
      </w:pPr>
      <w:r>
        <w:fldChar w:fldCharType="begin"/>
      </w:r>
      <w:r>
        <w:instrText xml:space="preserve"> HYPERLINK \l "_Toc227580931" </w:instrText>
      </w:r>
      <w:r>
        <w:fldChar w:fldCharType="separate"/>
      </w:r>
      <w:r>
        <w:rPr>
          <w:rStyle w:val="34"/>
        </w:rPr>
        <w:t>9 项目风险及控制</w:t>
      </w:r>
      <w:r>
        <w:tab/>
      </w:r>
      <w:r>
        <w:fldChar w:fldCharType="begin"/>
      </w:r>
      <w:r>
        <w:instrText xml:space="preserve"> PAGEREF _Toc227580931 \h </w:instrText>
      </w:r>
      <w:r>
        <w:fldChar w:fldCharType="separate"/>
      </w:r>
      <w:r>
        <w:t>11</w:t>
      </w:r>
      <w:r>
        <w:fldChar w:fldCharType="end"/>
      </w:r>
      <w:r>
        <w:fldChar w:fldCharType="end"/>
      </w:r>
    </w:p>
    <w:p w14:paraId="66E96F8A">
      <w:pPr>
        <w:rPr>
          <w:rFonts w:eastAsia="黑体"/>
        </w:rPr>
      </w:pPr>
      <w:r>
        <w:fldChar w:fldCharType="end"/>
      </w:r>
    </w:p>
    <w:p w14:paraId="24690169">
      <w:pPr>
        <w:sectPr>
          <w:headerReference r:id="rId11" w:type="first"/>
          <w:footerReference r:id="rId13" w:type="first"/>
          <w:footerReference r:id="rId12" w:type="default"/>
          <w:pgSz w:w="11906" w:h="16838"/>
          <w:pgMar w:top="1418" w:right="1418" w:bottom="1418" w:left="1418" w:header="851" w:footer="992" w:gutter="0"/>
          <w:pgNumType w:fmt="upperRoman" w:start="1"/>
          <w:cols w:space="425" w:num="1"/>
          <w:docGrid w:type="linesAndChars" w:linePitch="381" w:charSpace="0"/>
        </w:sectPr>
      </w:pPr>
    </w:p>
    <w:p w14:paraId="0DB3814B">
      <w:pPr>
        <w:pStyle w:val="28"/>
      </w:pPr>
      <w:bookmarkStart w:id="1" w:name="_Hlk227486424"/>
      <w:bookmarkStart w:id="2" w:name="_Toc163497626"/>
      <w:bookmarkStart w:id="3" w:name="_Toc163566883"/>
      <w:r>
        <w:rPr>
          <w:rFonts w:hint="eastAsia"/>
        </w:rPr>
        <w:t>融合电</w:t>
      </w:r>
      <w:r>
        <w:t>/热/燃料多能转化与动态平衡的综合优化设计技术</w:t>
      </w:r>
      <w:bookmarkEnd w:id="1"/>
      <w:r>
        <w:rPr>
          <w:rFonts w:hint="eastAsia"/>
        </w:rPr>
        <w:t>第三方测试方案</w:t>
      </w:r>
      <w:bookmarkEnd w:id="2"/>
      <w:bookmarkEnd w:id="3"/>
    </w:p>
    <w:p w14:paraId="3A73C2A2">
      <w:pPr>
        <w:pStyle w:val="2"/>
      </w:pPr>
      <w:bookmarkStart w:id="4" w:name="_Toc227580899"/>
      <w:r>
        <w:rPr>
          <w:rFonts w:hint="eastAsia"/>
        </w:rPr>
        <w:t>测试</w:t>
      </w:r>
      <w:r>
        <w:t>目的</w:t>
      </w:r>
      <w:bookmarkEnd w:id="4"/>
    </w:p>
    <w:p w14:paraId="311BF57F">
      <w:r>
        <w:rPr>
          <w:rFonts w:hint="eastAsia"/>
        </w:rPr>
        <w:t>本方案旨在为第三方测试机构对《融合电/热/燃料多能转化与动态平衡的综合优化设计技术》（课题编号：[</w:t>
      </w:r>
      <w:r>
        <w:t>2024YFB4206502</w:t>
      </w:r>
      <w:r>
        <w:rPr>
          <w:rFonts w:hint="eastAsia"/>
        </w:rPr>
        <w:t>]）的成果进行验收测试提供依据。主要目的如下：</w:t>
      </w:r>
    </w:p>
    <w:p w14:paraId="18A5E6A6">
      <w:r>
        <w:rPr>
          <w:rFonts w:hint="eastAsia"/>
        </w:rPr>
        <w:t>明确本课题测试的范围、对象及具体内容，全面覆盖《课题任务书》中规定的结题/中期验收考核指标。</w:t>
      </w:r>
    </w:p>
    <w:p w14:paraId="2F8E3C28">
      <w:r>
        <w:rPr>
          <w:rFonts w:hint="eastAsia"/>
        </w:rPr>
        <w:t>规定测试环境、测试工具、测试数据及测试人力等资源需求。</w:t>
      </w:r>
    </w:p>
    <w:p w14:paraId="7EA699CD">
      <w:r>
        <w:rPr>
          <w:rFonts w:hint="eastAsia"/>
        </w:rPr>
        <w:t>确定各项测试内容的详细步骤、评估准则和通过标准。</w:t>
      </w:r>
    </w:p>
    <w:p w14:paraId="5AD298BE">
      <w:r>
        <w:rPr>
          <w:rFonts w:hint="eastAsia"/>
        </w:rPr>
        <w:t>规范测试输出成果的形式和内容，确保测试过程科学、公正、可追溯。</w:t>
      </w:r>
    </w:p>
    <w:p w14:paraId="12F47050">
      <w:pPr>
        <w:pStyle w:val="2"/>
      </w:pPr>
      <w:bookmarkStart w:id="5" w:name="_Toc227580900"/>
      <w:r>
        <w:rPr>
          <w:rFonts w:hint="eastAsia"/>
        </w:rPr>
        <w:t>测试依据</w:t>
      </w:r>
      <w:bookmarkEnd w:id="5"/>
    </w:p>
    <w:p w14:paraId="0CC44E94">
      <w:r>
        <w:rPr>
          <w:rFonts w:hint="eastAsia"/>
        </w:rPr>
        <w:t>下列文件中的内容通过文中的规范性引用而构成本文件必不可少</w:t>
      </w:r>
      <w:r>
        <w:t>的条款。其中，注日期的引用文件</w:t>
      </w:r>
      <w:r>
        <w:rPr>
          <w:rFonts w:hint="eastAsia"/>
        </w:rPr>
        <w:t>，</w:t>
      </w:r>
      <w:r>
        <w:t>仅该日期对应的版本适用于本文件</w:t>
      </w:r>
      <w:r>
        <w:rPr>
          <w:rFonts w:hint="eastAsia"/>
        </w:rPr>
        <w:t>；</w:t>
      </w:r>
      <w:r>
        <w:t>不注日期的引用文件</w:t>
      </w:r>
      <w:r>
        <w:rPr>
          <w:rFonts w:hint="eastAsia"/>
        </w:rPr>
        <w:t>，</w:t>
      </w:r>
      <w:r>
        <w:t>其最新版本</w:t>
      </w:r>
      <w:r>
        <w:rPr>
          <w:rFonts w:hint="eastAsia"/>
        </w:rPr>
        <w:t>（</w:t>
      </w:r>
      <w:r>
        <w:t>包括所有的修改单</w:t>
      </w:r>
      <w:r>
        <w:rPr>
          <w:rFonts w:hint="eastAsia"/>
        </w:rPr>
        <w:t>）</w:t>
      </w:r>
      <w:r>
        <w:t>适用于本文件。</w:t>
      </w:r>
    </w:p>
    <w:p w14:paraId="7D09ED58">
      <w:pPr>
        <w:pStyle w:val="3"/>
      </w:pPr>
      <w:bookmarkStart w:id="6" w:name="_Toc227580901"/>
      <w:r>
        <w:rPr>
          <w:rFonts w:hint="eastAsia"/>
        </w:rPr>
        <w:t>依据标准</w:t>
      </w:r>
      <w:bookmarkEnd w:id="6"/>
    </w:p>
    <w:p w14:paraId="4DE983DE">
      <w:pPr>
        <w:rPr>
          <w:highlight w:val="yellow"/>
        </w:rPr>
      </w:pPr>
      <w:r>
        <w:rPr>
          <w:highlight w:val="yellow"/>
        </w:rPr>
        <w:t>GB/T 36160.1-2018</w:t>
      </w:r>
      <w:r>
        <w:rPr>
          <w:rFonts w:hint="eastAsia"/>
          <w:highlight w:val="yellow"/>
        </w:rPr>
        <w:t>《分布式冷热电能源系统技术条件第</w:t>
      </w:r>
      <w:r>
        <w:rPr>
          <w:highlight w:val="yellow"/>
        </w:rPr>
        <w:t>1</w:t>
      </w:r>
      <w:r>
        <w:rPr>
          <w:rFonts w:hint="eastAsia"/>
          <w:highlight w:val="yellow"/>
        </w:rPr>
        <w:t>部分：制冷和供热单元》；</w:t>
      </w:r>
    </w:p>
    <w:p w14:paraId="69CB84B6">
      <w:r>
        <w:rPr>
          <w:highlight w:val="yellow"/>
        </w:rPr>
        <w:t>GB/T 39339-2021</w:t>
      </w:r>
      <w:r>
        <w:rPr>
          <w:rFonts w:hint="eastAsia"/>
          <w:highlight w:val="yellow"/>
        </w:rPr>
        <w:t>《分布式冷热电能源系统设计导则》。</w:t>
      </w:r>
    </w:p>
    <w:p w14:paraId="29139EF9">
      <w:pPr>
        <w:pStyle w:val="3"/>
      </w:pPr>
      <w:bookmarkStart w:id="7" w:name="_Toc227580902"/>
      <w:r>
        <w:rPr>
          <w:rFonts w:hint="eastAsia"/>
        </w:rPr>
        <w:t>项目文档</w:t>
      </w:r>
      <w:bookmarkEnd w:id="7"/>
    </w:p>
    <w:p w14:paraId="70C687D4">
      <w:r>
        <w:rPr>
          <w:rFonts w:hint="eastAsia"/>
        </w:rPr>
        <w:t>1、《融合电</w:t>
      </w:r>
      <w:r>
        <w:t>/热/燃料多能转化与动态平衡的综合优化设计技术</w:t>
      </w:r>
      <w:r>
        <w:rPr>
          <w:rFonts w:hint="eastAsia"/>
        </w:rPr>
        <w:t>（2024YFB420650</w:t>
      </w:r>
      <w:r>
        <w:t>2</w:t>
      </w:r>
      <w:r>
        <w:rPr>
          <w:rFonts w:hint="eastAsia"/>
        </w:rPr>
        <w:t>）课题任务书》；</w:t>
      </w:r>
    </w:p>
    <w:p w14:paraId="1FBBE02F">
      <w:r>
        <w:rPr>
          <w:rFonts w:hint="eastAsia"/>
        </w:rPr>
        <w:t>2、《可再生能源电/热/燃料联产系统多能转化模型设计说明书》；</w:t>
      </w:r>
    </w:p>
    <w:p w14:paraId="0D32F691">
      <w:r>
        <w:rPr>
          <w:rFonts w:hint="eastAsia"/>
        </w:rPr>
        <w:t>3、《融合</w:t>
      </w:r>
      <w:r>
        <w:t>多能转化与动态平衡的</w:t>
      </w:r>
      <w:r>
        <w:rPr>
          <w:rFonts w:hint="eastAsia"/>
        </w:rPr>
        <w:t>系统</w:t>
      </w:r>
      <w:r>
        <w:t>综合优化设计</w:t>
      </w:r>
      <w:r>
        <w:rPr>
          <w:rFonts w:hint="eastAsia"/>
        </w:rPr>
        <w:t>软件工具包设计说明书》。</w:t>
      </w:r>
    </w:p>
    <w:p w14:paraId="1AAAC10C">
      <w:pPr>
        <w:pStyle w:val="2"/>
      </w:pPr>
      <w:bookmarkStart w:id="8" w:name="_Toc227580903"/>
      <w:r>
        <w:rPr>
          <w:rFonts w:hint="eastAsia"/>
        </w:rPr>
        <w:t>测试要求</w:t>
      </w:r>
      <w:bookmarkEnd w:id="8"/>
    </w:p>
    <w:p w14:paraId="132224E9">
      <w:pPr>
        <w:pStyle w:val="3"/>
      </w:pPr>
      <w:bookmarkStart w:id="9" w:name="_Toc227580904"/>
      <w:r>
        <w:rPr>
          <w:rFonts w:hint="eastAsia"/>
        </w:rPr>
        <w:t>测试对象及范围</w:t>
      </w:r>
      <w:bookmarkEnd w:id="9"/>
    </w:p>
    <w:p w14:paraId="24AD3D4F">
      <w:r>
        <w:t>本方案适用于国家重大专项、科研课题类项目成果的检测活动。本方案的主要测试对象为</w:t>
      </w:r>
      <w:r>
        <w:rPr>
          <w:rFonts w:hint="eastAsia"/>
        </w:rPr>
        <w:t>《融合电</w:t>
      </w:r>
      <w:r>
        <w:t>/热/燃料多能转化与动态平衡的综合优化设计技术</w:t>
      </w:r>
      <w:r>
        <w:rPr>
          <w:rFonts w:hint="eastAsia"/>
        </w:rPr>
        <w:t>》（课题编号：[2024YFB420650</w:t>
      </w:r>
      <w:r>
        <w:t>2</w:t>
      </w:r>
      <w:r>
        <w:rPr>
          <w:rFonts w:hint="eastAsia"/>
        </w:rPr>
        <w:t>]）</w:t>
      </w:r>
      <w:r>
        <w:t>。</w:t>
      </w:r>
    </w:p>
    <w:p w14:paraId="1C691719">
      <w:r>
        <w:t>根据《</w:t>
      </w:r>
      <w:r>
        <w:rPr>
          <w:rFonts w:hint="eastAsia"/>
        </w:rPr>
        <w:t>融合电</w:t>
      </w:r>
      <w:r>
        <w:t>/热/燃料多能转化与动态平衡的综合优化设计技术》</w:t>
      </w:r>
      <w:r>
        <w:rPr>
          <w:rFonts w:hint="eastAsia"/>
        </w:rPr>
        <w:t>任务书</w:t>
      </w:r>
      <w:r>
        <w:t>中“中期指标值/状态”要求</w:t>
      </w:r>
      <w:r>
        <w:rPr>
          <w:rFonts w:hint="eastAsia"/>
        </w:rPr>
        <w:t>，具体</w:t>
      </w:r>
      <w:r>
        <w:t>如</w:t>
      </w:r>
      <w:r>
        <w:rPr>
          <w:rFonts w:hint="eastAsia"/>
        </w:rPr>
        <w:t>表3-1所示。</w:t>
      </w:r>
    </w:p>
    <w:p w14:paraId="0F54C201">
      <w:pPr>
        <w:pStyle w:val="12"/>
      </w:pPr>
      <w:r>
        <w:rPr>
          <w:rFonts w:hint="eastAsia"/>
        </w:rPr>
        <w:t>表3-1 测试对象及范围</w:t>
      </w:r>
    </w:p>
    <w:tbl>
      <w:tblPr>
        <w:tblStyle w:val="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2865"/>
        <w:gridCol w:w="3949"/>
      </w:tblGrid>
      <w:tr w14:paraId="6AF461C3">
        <w:trPr>
          <w:trHeight w:val="567" w:hRule="atLeast"/>
        </w:trPr>
        <w:tc>
          <w:tcPr>
            <w:tcW w:w="1093" w:type="pct"/>
            <w:vAlign w:val="center"/>
          </w:tcPr>
          <w:p w14:paraId="2F75CFC4">
            <w:pPr>
              <w:pStyle w:val="59"/>
              <w:rPr>
                <w:b/>
                <w:bCs/>
              </w:rPr>
            </w:pPr>
            <w:r>
              <w:rPr>
                <w:b/>
                <w:bCs/>
              </w:rPr>
              <w:t>预期成果名称</w:t>
            </w:r>
          </w:p>
        </w:tc>
        <w:tc>
          <w:tcPr>
            <w:tcW w:w="1643" w:type="pct"/>
            <w:vAlign w:val="center"/>
          </w:tcPr>
          <w:p w14:paraId="7DE1320E">
            <w:pPr>
              <w:pStyle w:val="59"/>
              <w:rPr>
                <w:b/>
                <w:bCs/>
              </w:rPr>
            </w:pPr>
            <w:r>
              <w:rPr>
                <w:b/>
                <w:bCs/>
              </w:rPr>
              <w:t>指标名称</w:t>
            </w:r>
          </w:p>
        </w:tc>
        <w:tc>
          <w:tcPr>
            <w:tcW w:w="2264" w:type="pct"/>
            <w:vAlign w:val="center"/>
          </w:tcPr>
          <w:p w14:paraId="55B063E0">
            <w:pPr>
              <w:pStyle w:val="59"/>
              <w:rPr>
                <w:b/>
                <w:bCs/>
              </w:rPr>
            </w:pPr>
            <w:r>
              <w:rPr>
                <w:b/>
                <w:bCs/>
              </w:rPr>
              <w:t>中期指标值</w:t>
            </w:r>
            <w:r>
              <w:rPr>
                <w:rFonts w:hint="eastAsia"/>
                <w:b/>
                <w:bCs/>
              </w:rPr>
              <w:t>/状态</w:t>
            </w:r>
          </w:p>
        </w:tc>
      </w:tr>
      <w:tr w14:paraId="78790FEA">
        <w:trPr>
          <w:trHeight w:val="1034" w:hRule="atLeast"/>
        </w:trPr>
        <w:tc>
          <w:tcPr>
            <w:tcW w:w="1093" w:type="pct"/>
            <w:vMerge w:val="restart"/>
            <w:vAlign w:val="center"/>
          </w:tcPr>
          <w:p w14:paraId="2B63ABFD">
            <w:pPr>
              <w:pStyle w:val="59"/>
            </w:pPr>
            <w:r>
              <w:rPr>
                <w:rFonts w:hint="eastAsia"/>
              </w:rPr>
              <w:t>融合电</w:t>
            </w:r>
            <w:r>
              <w:t>/热/燃料多能转化与动态平衡的综合优化设计技术</w:t>
            </w:r>
          </w:p>
        </w:tc>
        <w:tc>
          <w:tcPr>
            <w:tcW w:w="1643" w:type="pct"/>
            <w:vAlign w:val="center"/>
          </w:tcPr>
          <w:p w14:paraId="29C9C049">
            <w:pPr>
              <w:pStyle w:val="59"/>
            </w:pPr>
            <w:r>
              <w:rPr>
                <w:rFonts w:hint="eastAsia"/>
              </w:rPr>
              <w:t>可再生能源电/热/燃料联产系统多能转化模型</w:t>
            </w:r>
          </w:p>
        </w:tc>
        <w:tc>
          <w:tcPr>
            <w:tcW w:w="2264" w:type="pct"/>
            <w:vAlign w:val="center"/>
          </w:tcPr>
          <w:p w14:paraId="15267438">
            <w:pPr>
              <w:pStyle w:val="59"/>
              <w:jc w:val="both"/>
            </w:pPr>
            <w:r>
              <w:rPr>
                <w:rFonts w:hint="eastAsia"/>
              </w:rPr>
              <w:t>多能转化类型：≥5种；</w:t>
            </w:r>
          </w:p>
          <w:p w14:paraId="3BE26CEA">
            <w:pPr>
              <w:pStyle w:val="59"/>
              <w:jc w:val="both"/>
              <w:rPr>
                <w:rFonts w:eastAsia="仿宋_GB2312" w:cs="仿宋_GB2312"/>
              </w:rPr>
            </w:pPr>
            <w:r>
              <w:rPr>
                <w:rFonts w:hint="eastAsia"/>
              </w:rPr>
              <w:t>多能转化单元模块库：与</w:t>
            </w:r>
            <w:r>
              <w:t>5</w:t>
            </w:r>
            <w:r>
              <w:rPr>
                <w:rFonts w:hint="eastAsia"/>
              </w:rPr>
              <w:t>种多能转化类型匹配的单元模块。</w:t>
            </w:r>
          </w:p>
        </w:tc>
      </w:tr>
      <w:tr w14:paraId="4D393D75">
        <w:trPr>
          <w:trHeight w:val="274" w:hRule="atLeast"/>
        </w:trPr>
        <w:tc>
          <w:tcPr>
            <w:tcW w:w="1093" w:type="pct"/>
            <w:vMerge w:val="continue"/>
            <w:vAlign w:val="center"/>
          </w:tcPr>
          <w:p w14:paraId="3C576A6E">
            <w:pPr>
              <w:pStyle w:val="59"/>
              <w:jc w:val="both"/>
            </w:pPr>
          </w:p>
        </w:tc>
        <w:tc>
          <w:tcPr>
            <w:tcW w:w="1643" w:type="pct"/>
            <w:vAlign w:val="center"/>
          </w:tcPr>
          <w:p w14:paraId="110A5665">
            <w:pPr>
              <w:pStyle w:val="59"/>
            </w:pPr>
            <w:bookmarkStart w:id="10" w:name="_Hlk226645541"/>
            <w:bookmarkStart w:id="11" w:name="OLE_LINK25"/>
            <w:bookmarkStart w:id="12" w:name="_Hlk227596999"/>
            <w:r>
              <w:rPr>
                <w:rFonts w:hint="eastAsia"/>
              </w:rPr>
              <w:t>融合多能转化与动态平衡的系统综合优化设计</w:t>
            </w:r>
            <w:bookmarkEnd w:id="10"/>
            <w:bookmarkEnd w:id="11"/>
            <w:r>
              <w:rPr>
                <w:rFonts w:hint="eastAsia"/>
              </w:rPr>
              <w:t>软件工具包</w:t>
            </w:r>
            <w:bookmarkEnd w:id="12"/>
          </w:p>
        </w:tc>
        <w:tc>
          <w:tcPr>
            <w:tcW w:w="2264" w:type="pct"/>
            <w:vAlign w:val="center"/>
          </w:tcPr>
          <w:p w14:paraId="480481AB">
            <w:pPr>
              <w:pStyle w:val="59"/>
              <w:jc w:val="both"/>
            </w:pPr>
            <w:r>
              <w:rPr>
                <w:rFonts w:hint="eastAsia"/>
              </w:rPr>
              <w:t>动态平衡的时间分辨率：≤30分钟；</w:t>
            </w:r>
          </w:p>
          <w:p w14:paraId="009AC9B8">
            <w:pPr>
              <w:pStyle w:val="59"/>
              <w:jc w:val="both"/>
            </w:pPr>
            <w:r>
              <w:rPr>
                <w:rFonts w:hint="eastAsia"/>
              </w:rPr>
              <w:t>性能指标体系、算法模块：涵盖安全、能效、经济、碳排等维度的性能指标体系，以及约束处理、多目标决策等算法模块。</w:t>
            </w:r>
          </w:p>
        </w:tc>
      </w:tr>
    </w:tbl>
    <w:p w14:paraId="41A36659">
      <w:pPr>
        <w:pStyle w:val="3"/>
      </w:pPr>
      <w:bookmarkStart w:id="13" w:name="_Toc227580907"/>
      <w:r>
        <w:rPr>
          <w:rFonts w:hint="eastAsia"/>
        </w:rPr>
        <w:t>考核方式（方法）及评价手段</w:t>
      </w:r>
      <w:bookmarkEnd w:id="13"/>
    </w:p>
    <w:p w14:paraId="4EC3172B">
      <w:r>
        <w:rPr>
          <w:rFonts w:hint="eastAsia"/>
        </w:rPr>
        <w:t>测试方案需由项目单位编制并在计划测试时间提前6个月(以上)提交至“高技术中心可再生能源技术专项”。“专项办”组织“专项总体专家组”审议通过后，由具有相关资质的第三方检测机构依据相应测试方案进行测试，并出具权威有效的测试报告。提供应用运行数据，并通过专家现场考核。</w:t>
      </w:r>
    </w:p>
    <w:p w14:paraId="6436FD57">
      <w:pPr>
        <w:pStyle w:val="2"/>
      </w:pPr>
      <w:bookmarkStart w:id="14" w:name="_Toc227580908"/>
      <w:r>
        <w:rPr>
          <w:rFonts w:hint="eastAsia"/>
        </w:rPr>
        <w:t>测试环境</w:t>
      </w:r>
      <w:bookmarkEnd w:id="14"/>
    </w:p>
    <w:p w14:paraId="1C244533">
      <w:pPr>
        <w:pStyle w:val="3"/>
      </w:pPr>
      <w:bookmarkStart w:id="15" w:name="_Toc227580909"/>
      <w:r>
        <w:rPr>
          <w:rFonts w:hint="eastAsia"/>
        </w:rPr>
        <w:t>软硬件配置环境</w:t>
      </w:r>
      <w:bookmarkEnd w:id="15"/>
    </w:p>
    <w:p w14:paraId="1FE54435">
      <w:r>
        <w:rPr>
          <w:rFonts w:hint="eastAsia"/>
        </w:rPr>
        <w:t>被测系统环境各设备软硬件配置环境如表4-1所示</w:t>
      </w:r>
    </w:p>
    <w:p w14:paraId="4A11EC69">
      <w:pPr>
        <w:pStyle w:val="12"/>
      </w:pPr>
      <w:r>
        <w:rPr>
          <w:rFonts w:hint="eastAsia"/>
        </w:rPr>
        <w:t>表4-1软硬件配置环境</w:t>
      </w:r>
    </w:p>
    <w:tbl>
      <w:tblPr>
        <w:tblStyle w:val="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
        <w:gridCol w:w="1635"/>
        <w:gridCol w:w="2925"/>
        <w:gridCol w:w="2259"/>
        <w:gridCol w:w="949"/>
      </w:tblGrid>
      <w:tr w14:paraId="7DB55961">
        <w:trPr>
          <w:trHeight w:val="567" w:hRule="atLeast"/>
        </w:trPr>
        <w:tc>
          <w:tcPr>
            <w:tcW w:w="546" w:type="pct"/>
            <w:vAlign w:val="center"/>
          </w:tcPr>
          <w:p w14:paraId="2CA766E4">
            <w:pPr>
              <w:pStyle w:val="59"/>
              <w:rPr>
                <w:b/>
                <w:bCs/>
              </w:rPr>
            </w:pPr>
            <w:r>
              <w:rPr>
                <w:rFonts w:hint="eastAsia"/>
                <w:b/>
                <w:bCs/>
              </w:rPr>
              <w:t>序号</w:t>
            </w:r>
          </w:p>
        </w:tc>
        <w:tc>
          <w:tcPr>
            <w:tcW w:w="937" w:type="pct"/>
            <w:vAlign w:val="center"/>
          </w:tcPr>
          <w:p w14:paraId="2D22FE23">
            <w:pPr>
              <w:pStyle w:val="59"/>
              <w:rPr>
                <w:b/>
                <w:bCs/>
              </w:rPr>
            </w:pPr>
            <w:r>
              <w:rPr>
                <w:rFonts w:hint="eastAsia"/>
                <w:b/>
                <w:bCs/>
              </w:rPr>
              <w:t>名称</w:t>
            </w:r>
          </w:p>
        </w:tc>
        <w:tc>
          <w:tcPr>
            <w:tcW w:w="1677" w:type="pct"/>
            <w:vAlign w:val="center"/>
          </w:tcPr>
          <w:p w14:paraId="327C5F3B">
            <w:pPr>
              <w:pStyle w:val="59"/>
              <w:rPr>
                <w:b/>
                <w:bCs/>
              </w:rPr>
            </w:pPr>
            <w:r>
              <w:rPr>
                <w:b/>
                <w:bCs/>
              </w:rPr>
              <w:t>配置</w:t>
            </w:r>
          </w:p>
        </w:tc>
        <w:tc>
          <w:tcPr>
            <w:tcW w:w="1295" w:type="pct"/>
            <w:vAlign w:val="center"/>
          </w:tcPr>
          <w:p w14:paraId="685E1E17">
            <w:pPr>
              <w:pStyle w:val="59"/>
              <w:rPr>
                <w:b/>
                <w:bCs/>
              </w:rPr>
            </w:pPr>
            <w:r>
              <w:rPr>
                <w:rFonts w:hint="eastAsia"/>
                <w:b/>
                <w:bCs/>
              </w:rPr>
              <w:t>数量</w:t>
            </w:r>
          </w:p>
        </w:tc>
        <w:tc>
          <w:tcPr>
            <w:tcW w:w="544" w:type="pct"/>
            <w:vAlign w:val="center"/>
          </w:tcPr>
          <w:p w14:paraId="6C86169A">
            <w:pPr>
              <w:pStyle w:val="59"/>
              <w:rPr>
                <w:b/>
                <w:bCs/>
              </w:rPr>
            </w:pPr>
            <w:r>
              <w:rPr>
                <w:rFonts w:hint="eastAsia"/>
                <w:b/>
                <w:bCs/>
              </w:rPr>
              <w:t>备注</w:t>
            </w:r>
          </w:p>
        </w:tc>
      </w:tr>
      <w:tr w14:paraId="2199BE4A">
        <w:trPr>
          <w:trHeight w:val="1247" w:hRule="atLeast"/>
        </w:trPr>
        <w:tc>
          <w:tcPr>
            <w:tcW w:w="546" w:type="pct"/>
            <w:vAlign w:val="center"/>
          </w:tcPr>
          <w:p w14:paraId="3132D633">
            <w:pPr>
              <w:pStyle w:val="59"/>
            </w:pPr>
            <w:r>
              <w:rPr>
                <w:rFonts w:hint="eastAsia"/>
              </w:rPr>
              <w:t>1</w:t>
            </w:r>
          </w:p>
        </w:tc>
        <w:tc>
          <w:tcPr>
            <w:tcW w:w="937" w:type="pct"/>
            <w:vAlign w:val="center"/>
          </w:tcPr>
          <w:p w14:paraId="06503507">
            <w:pPr>
              <w:pStyle w:val="59"/>
            </w:pPr>
            <w:r>
              <w:rPr>
                <w:rFonts w:hint="eastAsia"/>
              </w:rPr>
              <w:t>测试服务器</w:t>
            </w:r>
          </w:p>
        </w:tc>
        <w:tc>
          <w:tcPr>
            <w:tcW w:w="1677" w:type="pct"/>
            <w:vAlign w:val="center"/>
          </w:tcPr>
          <w:p w14:paraId="4E0F007E">
            <w:pPr>
              <w:pStyle w:val="59"/>
            </w:pPr>
            <w:r>
              <w:t>CPU:</w:t>
            </w:r>
            <w:r>
              <w:rPr>
                <w:rFonts w:hint="eastAsia"/>
              </w:rPr>
              <w:t xml:space="preserve"> </w:t>
            </w:r>
            <w:r>
              <w:t>Intel(R) Core(TM) i9-14900HX (2.20 GHz)</w:t>
            </w:r>
          </w:p>
          <w:p w14:paraId="3092CF65">
            <w:pPr>
              <w:pStyle w:val="59"/>
            </w:pPr>
            <w:r>
              <w:t>内存:</w:t>
            </w:r>
            <w:r>
              <w:rPr>
                <w:rFonts w:hint="eastAsia"/>
              </w:rPr>
              <w:t>32</w:t>
            </w:r>
            <w:r>
              <w:t>GB</w:t>
            </w:r>
          </w:p>
          <w:p w14:paraId="3592011F">
            <w:pPr>
              <w:pStyle w:val="59"/>
            </w:pPr>
            <w:r>
              <w:t>硬盘:</w:t>
            </w:r>
            <w:r>
              <w:rPr>
                <w:rFonts w:hint="eastAsia"/>
              </w:rPr>
              <w:t>1TB</w:t>
            </w:r>
          </w:p>
          <w:p w14:paraId="28CD867E">
            <w:pPr>
              <w:pStyle w:val="59"/>
            </w:pPr>
            <w:r>
              <w:rPr>
                <w:rFonts w:hint="eastAsia"/>
              </w:rPr>
              <w:t>操作系统:</w:t>
            </w:r>
          </w:p>
          <w:p w14:paraId="1810EF66">
            <w:pPr>
              <w:pStyle w:val="59"/>
            </w:pPr>
            <w:r>
              <w:rPr>
                <w:rFonts w:hint="eastAsia"/>
              </w:rPr>
              <w:t>Windows 11以上</w:t>
            </w:r>
          </w:p>
          <w:p w14:paraId="0B2B2592">
            <w:pPr>
              <w:pStyle w:val="59"/>
            </w:pPr>
            <w:r>
              <w:rPr>
                <w:rFonts w:hint="eastAsia"/>
              </w:rPr>
              <w:t>应用软件:</w:t>
            </w:r>
            <w:r>
              <w:rPr>
                <w:rFonts w:eastAsia="仿宋_GB2312"/>
                <w:kern w:val="2"/>
                <w:sz w:val="28"/>
                <w:szCs w:val="28"/>
                <w14:ligatures w14:val="standardContextual"/>
              </w:rPr>
              <w:t xml:space="preserve"> </w:t>
            </w:r>
            <w:r>
              <w:t>Python 3.8</w:t>
            </w:r>
            <w:r>
              <w:rPr>
                <w:rFonts w:hint="eastAsia"/>
              </w:rPr>
              <w:t>-3.11</w:t>
            </w:r>
          </w:p>
        </w:tc>
        <w:tc>
          <w:tcPr>
            <w:tcW w:w="1295" w:type="pct"/>
            <w:vAlign w:val="center"/>
          </w:tcPr>
          <w:p w14:paraId="50B74332">
            <w:pPr>
              <w:pStyle w:val="59"/>
            </w:pPr>
            <w:r>
              <w:rPr>
                <w:rFonts w:hint="eastAsia"/>
              </w:rPr>
              <w:t>1</w:t>
            </w:r>
          </w:p>
        </w:tc>
        <w:tc>
          <w:tcPr>
            <w:tcW w:w="544" w:type="pct"/>
            <w:vAlign w:val="center"/>
          </w:tcPr>
          <w:p w14:paraId="6D71E728">
            <w:pPr>
              <w:pStyle w:val="59"/>
            </w:pPr>
            <w:r>
              <w:rPr>
                <w:rFonts w:hint="eastAsia"/>
              </w:rPr>
              <w:t>无</w:t>
            </w:r>
          </w:p>
        </w:tc>
      </w:tr>
    </w:tbl>
    <w:p w14:paraId="4A33FC41">
      <w:pPr>
        <w:pStyle w:val="3"/>
      </w:pPr>
      <w:bookmarkStart w:id="16" w:name="_Toc227580910"/>
      <w:r>
        <w:rPr>
          <w:rFonts w:hint="eastAsia"/>
        </w:rPr>
        <w:t>数据环境</w:t>
      </w:r>
      <w:bookmarkEnd w:id="16"/>
    </w:p>
    <w:p w14:paraId="2B518E90">
      <w:r>
        <w:rPr>
          <w:rFonts w:hint="eastAsia"/>
        </w:rPr>
        <w:t>测试环境已经预置测试所必须的数据环境，包含综合能源系统基本配置文件、综合能源系统源荷仿真数据。具体数据情况如表 4-2所示。</w:t>
      </w:r>
    </w:p>
    <w:p w14:paraId="3727DB88">
      <w:pPr>
        <w:pStyle w:val="12"/>
      </w:pPr>
      <w:r>
        <w:rPr>
          <w:rFonts w:hint="eastAsia"/>
        </w:rPr>
        <w:t>表4-2预置测试数据环境</w:t>
      </w:r>
    </w:p>
    <w:tbl>
      <w:tblPr>
        <w:tblStyle w:val="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
        <w:gridCol w:w="2972"/>
        <w:gridCol w:w="4796"/>
      </w:tblGrid>
      <w:tr w14:paraId="0CE4BB1C">
        <w:trPr>
          <w:trHeight w:val="567" w:hRule="atLeast"/>
        </w:trPr>
        <w:tc>
          <w:tcPr>
            <w:tcW w:w="546" w:type="pct"/>
            <w:vAlign w:val="center"/>
          </w:tcPr>
          <w:p w14:paraId="306001A5">
            <w:pPr>
              <w:pStyle w:val="59"/>
              <w:rPr>
                <w:b/>
                <w:bCs/>
              </w:rPr>
            </w:pPr>
            <w:r>
              <w:rPr>
                <w:rFonts w:hint="eastAsia"/>
                <w:b/>
                <w:bCs/>
              </w:rPr>
              <w:t>序号</w:t>
            </w:r>
          </w:p>
        </w:tc>
        <w:tc>
          <w:tcPr>
            <w:tcW w:w="1704" w:type="pct"/>
            <w:vAlign w:val="center"/>
          </w:tcPr>
          <w:p w14:paraId="6E2BDFFE">
            <w:pPr>
              <w:pStyle w:val="59"/>
              <w:rPr>
                <w:b/>
                <w:bCs/>
              </w:rPr>
            </w:pPr>
            <w:r>
              <w:rPr>
                <w:rFonts w:hint="eastAsia"/>
                <w:b/>
                <w:bCs/>
              </w:rPr>
              <w:t>名称</w:t>
            </w:r>
          </w:p>
        </w:tc>
        <w:tc>
          <w:tcPr>
            <w:tcW w:w="2750" w:type="pct"/>
            <w:vAlign w:val="center"/>
          </w:tcPr>
          <w:p w14:paraId="433CC1D4">
            <w:pPr>
              <w:pStyle w:val="59"/>
              <w:rPr>
                <w:b/>
                <w:bCs/>
              </w:rPr>
            </w:pPr>
            <w:r>
              <w:rPr>
                <w:rFonts w:hint="eastAsia"/>
                <w:b/>
                <w:bCs/>
              </w:rPr>
              <w:t>说明</w:t>
            </w:r>
          </w:p>
        </w:tc>
      </w:tr>
      <w:tr w14:paraId="150A0127">
        <w:trPr>
          <w:trHeight w:val="1247" w:hRule="atLeast"/>
        </w:trPr>
        <w:tc>
          <w:tcPr>
            <w:tcW w:w="546" w:type="pct"/>
            <w:vAlign w:val="center"/>
          </w:tcPr>
          <w:p w14:paraId="1DE67351">
            <w:pPr>
              <w:pStyle w:val="59"/>
              <w:ind w:firstLine="360"/>
            </w:pPr>
            <w:r>
              <w:rPr>
                <w:rFonts w:hint="eastAsia"/>
              </w:rPr>
              <w:t>1</w:t>
            </w:r>
          </w:p>
        </w:tc>
        <w:tc>
          <w:tcPr>
            <w:tcW w:w="1704" w:type="pct"/>
            <w:vAlign w:val="center"/>
          </w:tcPr>
          <w:p w14:paraId="2CE2A76B">
            <w:pPr>
              <w:pStyle w:val="59"/>
            </w:pPr>
            <w:r>
              <w:rPr>
                <w:rFonts w:hint="eastAsia" w:cs="宋体"/>
              </w:rPr>
              <w:t>综合能源系统基本配置文件</w:t>
            </w:r>
          </w:p>
        </w:tc>
        <w:tc>
          <w:tcPr>
            <w:tcW w:w="2750" w:type="pct"/>
            <w:vAlign w:val="center"/>
          </w:tcPr>
          <w:p w14:paraId="5E3792DD">
            <w:pPr>
              <w:pStyle w:val="59"/>
            </w:pPr>
            <w:r>
              <w:rPr>
                <w:rFonts w:hint="eastAsia" w:cs="宋体"/>
              </w:rPr>
              <w:t>描述综合能源系统的基本结构，与相应的多能转化单元模块匹配后，形成综合能源系统实例，可通过</w:t>
            </w:r>
            <w:r>
              <w:rPr>
                <w:rFonts w:hint="eastAsia"/>
              </w:rPr>
              <w:t>软件工具包进行</w:t>
            </w:r>
            <w:bookmarkStart w:id="17" w:name="OLE_LINK1"/>
            <w:r>
              <w:rPr>
                <w:rFonts w:hint="eastAsia"/>
              </w:rPr>
              <w:t>运行管理仿真与容量优化设计</w:t>
            </w:r>
            <w:bookmarkEnd w:id="17"/>
            <w:r>
              <w:rPr>
                <w:rFonts w:hint="eastAsia" w:cs="宋体"/>
              </w:rPr>
              <w:t>；至少3个</w:t>
            </w:r>
          </w:p>
        </w:tc>
      </w:tr>
      <w:tr w14:paraId="2AF600B9">
        <w:trPr>
          <w:trHeight w:val="1247" w:hRule="atLeast"/>
        </w:trPr>
        <w:tc>
          <w:tcPr>
            <w:tcW w:w="546" w:type="pct"/>
            <w:vAlign w:val="center"/>
          </w:tcPr>
          <w:p w14:paraId="36197B5D">
            <w:pPr>
              <w:pStyle w:val="59"/>
              <w:ind w:firstLine="360"/>
            </w:pPr>
            <w:r>
              <w:rPr>
                <w:rFonts w:hint="eastAsia"/>
              </w:rPr>
              <w:t>2</w:t>
            </w:r>
          </w:p>
        </w:tc>
        <w:tc>
          <w:tcPr>
            <w:tcW w:w="1704" w:type="pct"/>
            <w:vAlign w:val="center"/>
          </w:tcPr>
          <w:p w14:paraId="0A9E7209">
            <w:pPr>
              <w:pStyle w:val="59"/>
            </w:pPr>
            <w:r>
              <w:rPr>
                <w:rFonts w:hint="eastAsia" w:cs="宋体"/>
              </w:rPr>
              <w:t>综合能源系统源荷仿真数据</w:t>
            </w:r>
          </w:p>
        </w:tc>
        <w:tc>
          <w:tcPr>
            <w:tcW w:w="2750" w:type="pct"/>
            <w:vAlign w:val="center"/>
          </w:tcPr>
          <w:p w14:paraId="232704F5">
            <w:pPr>
              <w:pStyle w:val="59"/>
            </w:pPr>
            <w:r>
              <w:rPr>
                <w:rFonts w:hint="eastAsia" w:cs="宋体"/>
              </w:rPr>
              <w:t>支撑综合能源系统实例的运行管理仿真，要求电、热、燃料三类仿真数据中至少有一类数据的时间分辨率不大于</w:t>
            </w:r>
            <w:r>
              <w:rPr>
                <w:rFonts w:cs="宋体"/>
              </w:rPr>
              <w:t>30</w:t>
            </w:r>
            <w:r>
              <w:rPr>
                <w:rFonts w:hint="eastAsia" w:cs="宋体"/>
              </w:rPr>
              <w:t>分钟；与每个综合能源系统基本配置文件相匹配</w:t>
            </w:r>
          </w:p>
        </w:tc>
      </w:tr>
    </w:tbl>
    <w:p w14:paraId="1273E2A5">
      <w:pPr>
        <w:pStyle w:val="2"/>
      </w:pPr>
      <w:bookmarkStart w:id="18" w:name="_Toc227580911"/>
      <w:r>
        <w:rPr>
          <w:rFonts w:hint="eastAsia"/>
        </w:rPr>
        <w:t>测试方法与步骤</w:t>
      </w:r>
      <w:bookmarkEnd w:id="18"/>
    </w:p>
    <w:p w14:paraId="0CD845A9">
      <w:pPr>
        <w:pStyle w:val="3"/>
      </w:pPr>
      <w:r>
        <w:rPr>
          <w:rFonts w:hint="eastAsia"/>
        </w:rPr>
        <w:t xml:space="preserve"> </w:t>
      </w:r>
      <w:bookmarkStart w:id="19" w:name="_Toc227580912"/>
      <w:r>
        <w:rPr>
          <w:rFonts w:hint="eastAsia"/>
        </w:rPr>
        <w:t xml:space="preserve">测试内容1：指标1 </w:t>
      </w:r>
      <w:bookmarkStart w:id="20" w:name="OLE_LINK22"/>
      <w:r>
        <w:rPr>
          <w:rFonts w:hint="eastAsia"/>
        </w:rPr>
        <w:t>可再生能源电/热/燃料联产系统多能转化模型</w:t>
      </w:r>
      <w:bookmarkEnd w:id="19"/>
    </w:p>
    <w:bookmarkEnd w:id="20"/>
    <w:p w14:paraId="30448823"/>
    <w:p w14:paraId="7CA9939F">
      <w:pPr>
        <w:pStyle w:val="4"/>
      </w:pPr>
      <w:bookmarkStart w:id="21" w:name="_Toc195772828"/>
      <w:bookmarkStart w:id="22" w:name="_Toc227563200"/>
      <w:bookmarkStart w:id="23" w:name="_Toc227580913"/>
      <w:r>
        <w:t>测试原理</w:t>
      </w:r>
      <w:bookmarkEnd w:id="21"/>
      <w:bookmarkEnd w:id="22"/>
      <w:bookmarkEnd w:id="23"/>
    </w:p>
    <w:p w14:paraId="409E1258">
      <w:pPr>
        <w:ind w:firstLine="420" w:firstLineChars="0"/>
      </w:pPr>
      <w:r>
        <w:rPr>
          <w:rFonts w:hint="eastAsia"/>
        </w:rPr>
        <w:t>该指标属于功能性指标。在测试时，通过审查多能转化单元模块库源代码、《可再生能源电/热/燃料联产系统多能转化模型设计说明书》，统计多能转化类型数量以及每种多能转化类型下的单元模块数量。</w:t>
      </w:r>
    </w:p>
    <w:p w14:paraId="6A3C87D2">
      <w:pPr>
        <w:pStyle w:val="4"/>
      </w:pPr>
      <w:bookmarkStart w:id="24" w:name="_Toc227580914"/>
      <w:bookmarkStart w:id="25" w:name="_Toc195772829"/>
      <w:r>
        <w:rPr>
          <w:rFonts w:hint="eastAsia"/>
        </w:rPr>
        <w:t>测试步骤</w:t>
      </w:r>
      <w:bookmarkEnd w:id="24"/>
    </w:p>
    <w:p w14:paraId="775E739F">
      <w:r>
        <w:rPr>
          <w:rFonts w:hint="eastAsia"/>
        </w:rPr>
        <w:t>可再生能源电/热/燃料联产系统多能转化模型测试按下列步骤进行：</w:t>
      </w:r>
    </w:p>
    <w:p w14:paraId="3C6BFABA">
      <w:r>
        <w:rPr>
          <w:rFonts w:hint="eastAsia"/>
        </w:rPr>
        <w:t>1、数量审查：打开多能转化单元模块库源代码、《可再生能源电/热/燃料联产系统多能转化模型设计说明书》，审查并记录其中</w:t>
      </w:r>
      <w:r>
        <w:rPr>
          <w:rFonts w:hint="eastAsia"/>
          <w:highlight w:val="yellow"/>
        </w:rPr>
        <w:t>包含的</w:t>
      </w:r>
      <w:ins w:id="0" w:author="林雪茹" w:date="2026-04-20T19:29:42Z">
        <w:r>
          <w:rPr>
            <w:rFonts w:hint="eastAsia"/>
            <w:highlight w:val="yellow"/>
            <w:lang w:val="en-US" w:eastAsia="zh-CN"/>
          </w:rPr>
          <w:t>动力</w:t>
        </w:r>
      </w:ins>
      <w:ins w:id="1" w:author="林雪茹" w:date="2026-04-20T19:29:48Z">
        <w:r>
          <w:rPr>
            <w:rFonts w:hint="eastAsia"/>
            <w:highlight w:val="yellow"/>
            <w:lang w:val="en-US" w:eastAsia="zh-CN"/>
          </w:rPr>
          <w:t>发电</w:t>
        </w:r>
      </w:ins>
      <w:del w:id="2" w:author="林雪茹" w:date="2026-04-20T19:29:50Z">
        <w:r>
          <w:rPr>
            <w:rFonts w:hint="eastAsia"/>
            <w:highlight w:val="yellow"/>
          </w:rPr>
          <w:delText>热泵</w:delText>
        </w:r>
      </w:del>
      <w:r>
        <w:rPr>
          <w:rFonts w:hint="eastAsia"/>
          <w:highlight w:val="yellow"/>
        </w:rPr>
        <w:t>单元、</w:t>
      </w:r>
      <w:del w:id="3" w:author="林雪茹" w:date="2026-04-20T19:29:56Z">
        <w:r>
          <w:rPr>
            <w:rFonts w:hint="default"/>
            <w:highlight w:val="yellow"/>
            <w:lang w:val="en-US"/>
          </w:rPr>
          <w:delText>可再生能源制氢</w:delText>
        </w:r>
      </w:del>
      <w:ins w:id="4" w:author="林雪茹" w:date="2026-04-20T19:29:57Z">
        <w:r>
          <w:rPr>
            <w:rFonts w:hint="eastAsia"/>
            <w:highlight w:val="yellow"/>
            <w:lang w:val="en-US" w:eastAsia="zh-CN"/>
          </w:rPr>
          <w:t>余热</w:t>
        </w:r>
      </w:ins>
      <w:ins w:id="5" w:author="林雪茹" w:date="2026-04-20T19:29:58Z">
        <w:r>
          <w:rPr>
            <w:rFonts w:hint="eastAsia"/>
            <w:highlight w:val="yellow"/>
            <w:lang w:val="en-US" w:eastAsia="zh-CN"/>
          </w:rPr>
          <w:t>利用</w:t>
        </w:r>
      </w:ins>
      <w:r>
        <w:rPr>
          <w:rFonts w:hint="eastAsia"/>
          <w:highlight w:val="yellow"/>
        </w:rPr>
        <w:t>单元、</w:t>
      </w:r>
      <w:del w:id="6" w:author="林雪茹" w:date="2026-04-20T19:30:15Z">
        <w:r>
          <w:rPr>
            <w:rFonts w:hint="default"/>
            <w:highlight w:val="yellow"/>
            <w:lang w:val="en-US"/>
          </w:rPr>
          <w:delText>氢供热</w:delText>
        </w:r>
      </w:del>
      <w:ins w:id="7" w:author="林雪茹" w:date="2026-04-20T19:30:16Z">
        <w:r>
          <w:rPr>
            <w:rFonts w:hint="eastAsia"/>
            <w:highlight w:val="yellow"/>
            <w:lang w:val="en-US" w:eastAsia="zh-CN"/>
          </w:rPr>
          <w:t>光伏</w:t>
        </w:r>
      </w:ins>
      <w:ins w:id="8" w:author="林雪茹" w:date="2026-04-20T19:30:17Z">
        <w:r>
          <w:rPr>
            <w:rFonts w:hint="eastAsia"/>
            <w:highlight w:val="yellow"/>
            <w:lang w:val="en-US" w:eastAsia="zh-CN"/>
          </w:rPr>
          <w:t>发电</w:t>
        </w:r>
      </w:ins>
      <w:r>
        <w:rPr>
          <w:rFonts w:hint="eastAsia"/>
          <w:highlight w:val="yellow"/>
        </w:rPr>
        <w:t>单元、</w:t>
      </w:r>
      <w:del w:id="9" w:author="林雪茹" w:date="2026-04-20T19:30:33Z">
        <w:r>
          <w:rPr>
            <w:rFonts w:hint="default"/>
            <w:highlight w:val="yellow"/>
            <w:lang w:val="en-US"/>
          </w:rPr>
          <w:delText>燃料电池</w:delText>
        </w:r>
      </w:del>
      <w:ins w:id="10" w:author="林雪茹" w:date="2026-04-20T19:30:35Z">
        <w:r>
          <w:rPr>
            <w:rFonts w:hint="eastAsia"/>
            <w:highlight w:val="yellow"/>
            <w:lang w:val="en-US" w:eastAsia="zh-CN"/>
          </w:rPr>
          <w:t>电</w:t>
        </w:r>
      </w:ins>
      <w:ins w:id="11" w:author="林雪茹" w:date="2026-04-20T19:30:44Z">
        <w:r>
          <w:rPr>
            <w:rFonts w:hint="eastAsia"/>
            <w:highlight w:val="yellow"/>
            <w:lang w:val="en-US" w:eastAsia="zh-CN"/>
          </w:rPr>
          <w:t>转热</w:t>
        </w:r>
      </w:ins>
      <w:r>
        <w:rPr>
          <w:rFonts w:hint="eastAsia"/>
          <w:highlight w:val="yellow"/>
        </w:rPr>
        <w:t>单元、</w:t>
      </w:r>
      <w:del w:id="12" w:author="林雪茹" w:date="2026-04-20T19:31:00Z">
        <w:r>
          <w:rPr>
            <w:rFonts w:hint="default"/>
            <w:highlight w:val="yellow"/>
            <w:lang w:val="en-US"/>
          </w:rPr>
          <w:delText>燃气锅炉单元、燃气轮机单元、绿电转燃料单元、储热/储电</w:delText>
        </w:r>
      </w:del>
      <w:ins w:id="13" w:author="林雪茹" w:date="2026-04-20T19:31:01Z">
        <w:r>
          <w:rPr>
            <w:rFonts w:hint="eastAsia"/>
            <w:highlight w:val="yellow"/>
            <w:lang w:val="en-US" w:eastAsia="zh-CN"/>
          </w:rPr>
          <w:t>化学</w:t>
        </w:r>
      </w:ins>
      <w:ins w:id="14" w:author="林雪茹" w:date="2026-04-20T19:31:03Z">
        <w:r>
          <w:rPr>
            <w:rFonts w:hint="eastAsia"/>
            <w:highlight w:val="yellow"/>
            <w:lang w:val="en-US" w:eastAsia="zh-CN"/>
          </w:rPr>
          <w:t>储</w:t>
        </w:r>
      </w:ins>
      <w:ins w:id="15" w:author="林雪茹" w:date="2026-04-20T19:32:24Z">
        <w:r>
          <w:rPr>
            <w:rFonts w:hint="eastAsia"/>
            <w:highlight w:val="yellow"/>
            <w:lang w:val="en-US" w:eastAsia="zh-CN"/>
          </w:rPr>
          <w:t>能</w:t>
        </w:r>
      </w:ins>
      <w:r>
        <w:rPr>
          <w:rFonts w:hint="eastAsia"/>
          <w:highlight w:val="yellow"/>
        </w:rPr>
        <w:t>单元</w:t>
      </w:r>
      <w:r>
        <w:rPr>
          <w:rFonts w:hint="eastAsia"/>
        </w:rPr>
        <w:t>等单元模块的数量。</w:t>
      </w:r>
    </w:p>
    <w:p w14:paraId="78DD7BB0">
      <w:r>
        <w:rPr>
          <w:rFonts w:hint="eastAsia"/>
        </w:rPr>
        <w:t>2、多能转化类型审查：对于每种单元模块，审查并记录它所支撑的多能转化类型，包括</w:t>
      </w:r>
      <w:bookmarkStart w:id="26" w:name="OLE_LINK2"/>
      <w:r>
        <w:rPr>
          <w:rFonts w:hint="eastAsia"/>
          <w:highlight w:val="yellow"/>
        </w:rPr>
        <w:t>气</w:t>
      </w:r>
      <w:del w:id="16" w:author="林雪茹" w:date="2026-04-20T19:34:41Z">
        <w:r>
          <w:rPr>
            <w:rFonts w:hint="default"/>
            <w:highlight w:val="yellow"/>
            <w:lang w:val="en-US"/>
          </w:rPr>
          <w:delText>转</w:delText>
        </w:r>
      </w:del>
      <w:ins w:id="17" w:author="林雪茹" w:date="2026-04-20T19:34:45Z">
        <w:r>
          <w:rPr>
            <w:rFonts w:hint="eastAsia"/>
            <w:highlight w:val="yellow"/>
            <w:lang w:val="en-US" w:eastAsia="zh-CN"/>
          </w:rPr>
          <w:t>制</w:t>
        </w:r>
      </w:ins>
      <w:r>
        <w:rPr>
          <w:rFonts w:hint="eastAsia"/>
          <w:highlight w:val="yellow"/>
        </w:rPr>
        <w:t>热、气</w:t>
      </w:r>
      <w:ins w:id="18" w:author="林雪茹" w:date="2026-04-20T19:34:48Z">
        <w:r>
          <w:rPr>
            <w:rFonts w:hint="eastAsia"/>
            <w:highlight w:val="yellow"/>
            <w:lang w:val="en-US" w:eastAsia="zh-CN"/>
          </w:rPr>
          <w:t>制</w:t>
        </w:r>
      </w:ins>
      <w:del w:id="19" w:author="林雪茹" w:date="2026-04-20T19:34:48Z">
        <w:r>
          <w:rPr>
            <w:rFonts w:hint="eastAsia"/>
            <w:highlight w:val="yellow"/>
          </w:rPr>
          <w:delText>转</w:delText>
        </w:r>
      </w:del>
      <w:r>
        <w:rPr>
          <w:rFonts w:hint="eastAsia"/>
          <w:highlight w:val="yellow"/>
        </w:rPr>
        <w:t>电、光转电、热转冷</w:t>
      </w:r>
      <w:bookmarkStart w:id="88" w:name="_GoBack"/>
      <w:bookmarkEnd w:id="88"/>
      <w:r>
        <w:rPr>
          <w:rFonts w:hint="eastAsia"/>
          <w:highlight w:val="yellow"/>
        </w:rPr>
        <w:t>、电</w:t>
      </w:r>
      <w:del w:id="20" w:author="林雪茹" w:date="2026-04-20T19:35:20Z">
        <w:r>
          <w:rPr>
            <w:rFonts w:hint="default"/>
            <w:highlight w:val="yellow"/>
            <w:lang w:val="en-US"/>
          </w:rPr>
          <w:delText>转</w:delText>
        </w:r>
      </w:del>
      <w:ins w:id="21" w:author="林雪茹" w:date="2026-04-20T19:35:21Z">
        <w:r>
          <w:rPr>
            <w:rFonts w:hint="eastAsia"/>
            <w:highlight w:val="yellow"/>
            <w:lang w:val="en-US" w:eastAsia="zh-CN"/>
          </w:rPr>
          <w:t>制</w:t>
        </w:r>
      </w:ins>
      <w:r>
        <w:rPr>
          <w:rFonts w:hint="eastAsia"/>
          <w:highlight w:val="yellow"/>
        </w:rPr>
        <w:t>冷</w:t>
      </w:r>
      <w:del w:id="22" w:author="林雪茹" w:date="2026-04-20T19:36:05Z">
        <w:r>
          <w:rPr>
            <w:rFonts w:hint="eastAsia"/>
            <w:highlight w:val="yellow"/>
          </w:rPr>
          <w:delText>及冷储</w:delText>
        </w:r>
        <w:bookmarkEnd w:id="26"/>
      </w:del>
      <w:r>
        <w:rPr>
          <w:rFonts w:hint="eastAsia"/>
        </w:rPr>
        <w:t>等。</w:t>
      </w:r>
    </w:p>
    <w:p w14:paraId="3F9114A7">
      <w:pPr>
        <w:pStyle w:val="4"/>
      </w:pPr>
      <w:bookmarkStart w:id="27" w:name="_Toc227580915"/>
      <w:r>
        <w:rPr>
          <w:rFonts w:hint="eastAsia"/>
        </w:rPr>
        <w:t>预期结果</w:t>
      </w:r>
      <w:bookmarkEnd w:id="27"/>
    </w:p>
    <w:p w14:paraId="3FBC0280">
      <w:r>
        <w:rPr>
          <w:rFonts w:hint="eastAsia"/>
        </w:rPr>
        <w:t>根据上述步骤，计算多能转化类型数量以及每种多能转化类型下的单元模块数量，预期多能转化类型数量不少于5种，并且每种多能转化类型下至少有一个相匹配的单元模块。</w:t>
      </w:r>
    </w:p>
    <w:p w14:paraId="099E2C15">
      <w:pPr>
        <w:pStyle w:val="4"/>
      </w:pPr>
      <w:bookmarkStart w:id="28" w:name="_Toc227580916"/>
      <w:r>
        <w:rPr>
          <w:rFonts w:hint="eastAsia"/>
        </w:rPr>
        <w:t>判定准则</w:t>
      </w:r>
      <w:bookmarkEnd w:id="28"/>
    </w:p>
    <w:p w14:paraId="1C5A85BE">
      <w:r>
        <w:rPr>
          <w:rFonts w:hint="eastAsia"/>
        </w:rPr>
        <w:t>与预期结果一致，则该测试项的结论为通过。</w:t>
      </w:r>
    </w:p>
    <w:p w14:paraId="6EB26D06">
      <w:pPr>
        <w:pStyle w:val="3"/>
      </w:pPr>
      <w:bookmarkStart w:id="29" w:name="_Toc227580917"/>
      <w:r>
        <w:rPr>
          <w:rFonts w:hint="eastAsia"/>
        </w:rPr>
        <w:t>测试内容2：指标</w:t>
      </w:r>
      <w:r>
        <w:t>2</w:t>
      </w:r>
      <w:r>
        <w:rPr>
          <w:rFonts w:hint="eastAsia"/>
        </w:rPr>
        <w:t xml:space="preserve"> </w:t>
      </w:r>
      <w:bookmarkStart w:id="30" w:name="_Hlk227574344"/>
      <w:bookmarkStart w:id="31" w:name="OLE_LINK16"/>
      <w:r>
        <w:rPr>
          <w:rFonts w:hint="eastAsia"/>
        </w:rPr>
        <w:t>融合电</w:t>
      </w:r>
      <w:r>
        <w:t>/热/燃料多能转化与动态平衡的综合优化</w:t>
      </w:r>
      <w:r>
        <w:rPr>
          <w:rFonts w:hint="eastAsia"/>
        </w:rPr>
        <w:t>设计软件工具包</w:t>
      </w:r>
      <w:bookmarkEnd w:id="29"/>
      <w:bookmarkEnd w:id="30"/>
    </w:p>
    <w:bookmarkEnd w:id="31"/>
    <w:p w14:paraId="7EDDEF68">
      <w:pPr>
        <w:pStyle w:val="4"/>
      </w:pPr>
      <w:bookmarkStart w:id="32" w:name="_Toc227580918"/>
      <w:r>
        <w:t>测试原理</w:t>
      </w:r>
      <w:bookmarkEnd w:id="32"/>
    </w:p>
    <w:p w14:paraId="46876060">
      <w:r>
        <w:rPr>
          <w:rFonts w:hint="eastAsia"/>
        </w:rPr>
        <w:t>该指标包含两个分项指标，其中动态平衡分辨率指的是优化设计阶段底层运行管理仿真的时域间隔，在测试时，通过输入满足要求的源荷仿真数据（电、热、燃料三类仿真数据中至少有一类数据的时间分辨率不大于30分钟），判断软件工具包是否可以可靠输出容量优化设计结果。性能指标体系、算法模块属于功能性指标，在测试时，一方面通过审查软件工具包源代码、《融合多能转化与动态平衡的系统综合优化设计软件工具包设计说明书》，确认是否覆盖指标约定的性能指标体系和算法模块；另一方面，通过运行软件工具包，判断是否可以根据选定的性能指标，可靠输出相匹配的不违反约束的容量优化设计结果。</w:t>
      </w:r>
    </w:p>
    <w:p w14:paraId="3A20EB17">
      <w:pPr>
        <w:pStyle w:val="4"/>
      </w:pPr>
      <w:bookmarkStart w:id="33" w:name="_Toc227580919"/>
      <w:r>
        <w:rPr>
          <w:rFonts w:hint="eastAsia"/>
        </w:rPr>
        <w:t>测试步骤</w:t>
      </w:r>
      <w:bookmarkEnd w:id="33"/>
    </w:p>
    <w:p w14:paraId="1BE7A86D">
      <w:r>
        <w:rPr>
          <w:rFonts w:hint="eastAsia"/>
        </w:rPr>
        <w:t>融合电/热/燃料多能转化与动态平衡的综合优化设计软件工具包测试按下列步骤进行：</w:t>
      </w:r>
    </w:p>
    <w:p w14:paraId="25D478E5">
      <w:r>
        <w:rPr>
          <w:rFonts w:hint="eastAsia"/>
        </w:rPr>
        <w:t>1、性能指标体系、算法模块审查：打开软件工具包源代码、《融合多能转化与动态平衡的系统综合优化设计软件工具包设计说明书》，核验是否从安全、能效、经济、碳排等维度定义了性能指标，并提供了量化计算方法；是否提供了约束处理、多目标决策等算法模块。</w:t>
      </w:r>
    </w:p>
    <w:p w14:paraId="59CCAC0A">
      <w:pPr>
        <w:ind w:firstLineChars="0"/>
      </w:pPr>
      <w:r>
        <w:rPr>
          <w:rFonts w:hint="eastAsia"/>
        </w:rPr>
        <w:t>2、动态平衡时间分辨率支撑能力测试：随机导入某一综合能源系统基本配置文件和相应的源荷仿真数据（其中电、热、燃料三类仿真数据中至少有一类数据的时间分辨率不大于30分钟），启动系统容量配置优化与底层运行管理策略，检测软件工具包是否可以连续运行并输出容量优化设计结果；将上述过程独立重复3次，以验证软件工具包对动态平衡时间分辨率的稳定支撑能力。</w:t>
      </w:r>
    </w:p>
    <w:p w14:paraId="0024685B">
      <w:r>
        <w:t>3</w:t>
      </w:r>
      <w:r>
        <w:rPr>
          <w:rFonts w:hint="eastAsia"/>
        </w:rPr>
        <w:t>、软件工具包有效性测试：首先在软件工具包中从安全、能效、经济、碳排等维度选择单个或多个优化设计目标，然后随机导入某一综合能源系统的基本配置文件和相应的源荷仿真数据，启动系统容量配置优化与底层运行管理策略，检测软件工具包是否可以输出与选定的性能指标相匹配且不违反容量上下限约束的优化设计结果；将上述过程独立重复3次，以验证软件工具包的稳定性。</w:t>
      </w:r>
    </w:p>
    <w:p w14:paraId="0FC40E81">
      <w:pPr>
        <w:pStyle w:val="4"/>
      </w:pPr>
      <w:bookmarkStart w:id="34" w:name="_Toc227580920"/>
      <w:r>
        <w:rPr>
          <w:rFonts w:hint="eastAsia"/>
        </w:rPr>
        <w:t>预期结果</w:t>
      </w:r>
      <w:bookmarkEnd w:id="34"/>
    </w:p>
    <w:p w14:paraId="7BD33BFE">
      <w:r>
        <w:rPr>
          <w:rFonts w:hint="eastAsia"/>
        </w:rPr>
        <w:t>根据上述步骤，预期软件工具包涵盖安全、能效、经济、碳排等维度的性能指标体系，以及约束处理、多目标决策等算法模块；在3次独立重复测试中，软件工具包均可以连续运行，并输出与选定的性能指标相匹配且不违反约束的容量优化设计结果。</w:t>
      </w:r>
    </w:p>
    <w:p w14:paraId="47B63535">
      <w:pPr>
        <w:pStyle w:val="4"/>
      </w:pPr>
      <w:bookmarkStart w:id="35" w:name="_Toc227580921"/>
      <w:r>
        <w:rPr>
          <w:rFonts w:hint="eastAsia"/>
        </w:rPr>
        <w:t>判定准则</w:t>
      </w:r>
      <w:bookmarkEnd w:id="35"/>
    </w:p>
    <w:p w14:paraId="56A8776B">
      <w:r>
        <w:rPr>
          <w:rFonts w:hint="eastAsia"/>
        </w:rPr>
        <w:t>与预期结果一致，则该测试项的结论为通过。</w:t>
      </w:r>
    </w:p>
    <w:p w14:paraId="483E18E4">
      <w:pPr>
        <w:pStyle w:val="2"/>
      </w:pPr>
      <w:bookmarkStart w:id="36" w:name="_Toc227580922"/>
      <w:r>
        <w:rPr>
          <w:rFonts w:hint="eastAsia"/>
        </w:rPr>
        <w:t>通过准则及缺陷定义</w:t>
      </w:r>
      <w:bookmarkEnd w:id="36"/>
    </w:p>
    <w:p w14:paraId="251E6E1E">
      <w:pPr>
        <w:pStyle w:val="3"/>
      </w:pPr>
      <w:bookmarkStart w:id="37" w:name="_Toc227580923"/>
      <w:r>
        <w:rPr>
          <w:rFonts w:hint="eastAsia"/>
        </w:rPr>
        <w:t>通过准测</w:t>
      </w:r>
      <w:bookmarkEnd w:id="37"/>
    </w:p>
    <w:p w14:paraId="1E284AF6">
      <w:r>
        <w:rPr>
          <w:rFonts w:hint="eastAsia"/>
        </w:rPr>
        <w:t>本测试方案对课题成果的测试结论判定如下表所示。</w:t>
      </w:r>
    </w:p>
    <w:p w14:paraId="2E7D11B4">
      <w:pPr>
        <w:pStyle w:val="12"/>
      </w:pPr>
      <w:r>
        <w:rPr>
          <w:rFonts w:hint="eastAsia"/>
        </w:rPr>
        <w:t>表6-1 课题测试结论判定表</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1974"/>
        <w:gridCol w:w="3319"/>
        <w:gridCol w:w="2266"/>
      </w:tblGrid>
      <w:tr w14:paraId="0DDA272C">
        <w:trPr>
          <w:cantSplit/>
          <w:trHeight w:val="567" w:hRule="atLeast"/>
          <w:tblHeader/>
          <w:jc w:val="center"/>
        </w:trPr>
        <w:tc>
          <w:tcPr>
            <w:tcW w:w="737" w:type="dxa"/>
            <w:tcBorders>
              <w:top w:val="single" w:color="auto" w:sz="4" w:space="0"/>
              <w:left w:val="single" w:color="auto" w:sz="4" w:space="0"/>
              <w:bottom w:val="single" w:color="auto" w:sz="4" w:space="0"/>
              <w:right w:val="single" w:color="auto" w:sz="4" w:space="0"/>
            </w:tcBorders>
            <w:vAlign w:val="center"/>
          </w:tcPr>
          <w:p w14:paraId="4407B99B">
            <w:pPr>
              <w:pStyle w:val="59"/>
              <w:rPr>
                <w:b/>
                <w:bCs/>
              </w:rPr>
            </w:pPr>
            <w:r>
              <w:rPr>
                <w:b/>
                <w:bCs/>
              </w:rPr>
              <w:t>序号</w:t>
            </w:r>
          </w:p>
        </w:tc>
        <w:tc>
          <w:tcPr>
            <w:tcW w:w="1974" w:type="dxa"/>
            <w:tcBorders>
              <w:top w:val="single" w:color="auto" w:sz="4" w:space="0"/>
              <w:left w:val="single" w:color="auto" w:sz="4" w:space="0"/>
              <w:bottom w:val="single" w:color="auto" w:sz="4" w:space="0"/>
              <w:right w:val="single" w:color="auto" w:sz="4" w:space="0"/>
            </w:tcBorders>
            <w:vAlign w:val="center"/>
          </w:tcPr>
          <w:p w14:paraId="77684267">
            <w:pPr>
              <w:pStyle w:val="59"/>
              <w:rPr>
                <w:b/>
                <w:bCs/>
              </w:rPr>
            </w:pPr>
            <w:r>
              <w:rPr>
                <w:b/>
                <w:bCs/>
              </w:rPr>
              <w:t>测试内容</w:t>
            </w:r>
          </w:p>
        </w:tc>
        <w:tc>
          <w:tcPr>
            <w:tcW w:w="3319" w:type="dxa"/>
            <w:tcBorders>
              <w:top w:val="single" w:color="auto" w:sz="4" w:space="0"/>
              <w:left w:val="single" w:color="auto" w:sz="4" w:space="0"/>
              <w:bottom w:val="single" w:color="auto" w:sz="4" w:space="0"/>
              <w:right w:val="single" w:color="auto" w:sz="4" w:space="0"/>
            </w:tcBorders>
            <w:vAlign w:val="center"/>
          </w:tcPr>
          <w:p w14:paraId="75C8541D">
            <w:pPr>
              <w:pStyle w:val="59"/>
              <w:rPr>
                <w:b/>
                <w:bCs/>
              </w:rPr>
            </w:pPr>
            <w:r>
              <w:rPr>
                <w:rFonts w:hint="eastAsia"/>
                <w:b/>
                <w:bCs/>
              </w:rPr>
              <w:t>判定</w:t>
            </w:r>
            <w:r>
              <w:rPr>
                <w:b/>
                <w:bCs/>
              </w:rPr>
              <w:t>准则</w:t>
            </w:r>
          </w:p>
        </w:tc>
        <w:tc>
          <w:tcPr>
            <w:tcW w:w="2266" w:type="dxa"/>
            <w:tcBorders>
              <w:top w:val="single" w:color="auto" w:sz="4" w:space="0"/>
              <w:left w:val="single" w:color="auto" w:sz="4" w:space="0"/>
              <w:bottom w:val="single" w:color="auto" w:sz="4" w:space="0"/>
              <w:right w:val="single" w:color="auto" w:sz="4" w:space="0"/>
            </w:tcBorders>
            <w:vAlign w:val="center"/>
          </w:tcPr>
          <w:p w14:paraId="214FCF8D">
            <w:pPr>
              <w:pStyle w:val="59"/>
              <w:rPr>
                <w:b/>
                <w:bCs/>
              </w:rPr>
            </w:pPr>
            <w:r>
              <w:rPr>
                <w:rFonts w:hint="eastAsia"/>
                <w:b/>
                <w:bCs/>
              </w:rPr>
              <w:t>测试结论</w:t>
            </w:r>
          </w:p>
        </w:tc>
      </w:tr>
      <w:tr w14:paraId="444C4E6D">
        <w:trPr>
          <w:trHeight w:val="454" w:hRule="atLeast"/>
          <w:jc w:val="center"/>
        </w:trPr>
        <w:tc>
          <w:tcPr>
            <w:tcW w:w="737" w:type="dxa"/>
            <w:tcBorders>
              <w:top w:val="single" w:color="auto" w:sz="4" w:space="0"/>
              <w:left w:val="single" w:color="auto" w:sz="4" w:space="0"/>
              <w:bottom w:val="single" w:color="auto" w:sz="4" w:space="0"/>
              <w:right w:val="single" w:color="auto" w:sz="4" w:space="0"/>
            </w:tcBorders>
            <w:vAlign w:val="center"/>
          </w:tcPr>
          <w:p w14:paraId="051D7963">
            <w:pPr>
              <w:pStyle w:val="59"/>
              <w:rPr>
                <w:szCs w:val="21"/>
              </w:rPr>
            </w:pPr>
            <w:r>
              <w:rPr>
                <w:szCs w:val="21"/>
              </w:rPr>
              <w:t>1</w:t>
            </w:r>
          </w:p>
        </w:tc>
        <w:tc>
          <w:tcPr>
            <w:tcW w:w="1974" w:type="dxa"/>
            <w:tcBorders>
              <w:top w:val="single" w:color="auto" w:sz="4" w:space="0"/>
              <w:left w:val="single" w:color="auto" w:sz="4" w:space="0"/>
              <w:bottom w:val="single" w:color="auto" w:sz="4" w:space="0"/>
              <w:right w:val="single" w:color="auto" w:sz="4" w:space="0"/>
            </w:tcBorders>
            <w:vAlign w:val="center"/>
          </w:tcPr>
          <w:p w14:paraId="56C6797F">
            <w:pPr>
              <w:pStyle w:val="59"/>
              <w:rPr>
                <w:szCs w:val="21"/>
              </w:rPr>
            </w:pPr>
            <w:r>
              <w:rPr>
                <w:szCs w:val="21"/>
              </w:rPr>
              <w:t>全部技术指标</w:t>
            </w:r>
          </w:p>
        </w:tc>
        <w:tc>
          <w:tcPr>
            <w:tcW w:w="3319" w:type="dxa"/>
            <w:tcBorders>
              <w:top w:val="single" w:color="auto" w:sz="4" w:space="0"/>
              <w:left w:val="single" w:color="auto" w:sz="4" w:space="0"/>
              <w:bottom w:val="single" w:color="auto" w:sz="4" w:space="0"/>
              <w:right w:val="single" w:color="auto" w:sz="4" w:space="0"/>
            </w:tcBorders>
            <w:vAlign w:val="center"/>
          </w:tcPr>
          <w:p w14:paraId="172FCF43">
            <w:pPr>
              <w:pStyle w:val="59"/>
              <w:rPr>
                <w:szCs w:val="21"/>
              </w:rPr>
            </w:pPr>
            <w:r>
              <w:rPr>
                <w:szCs w:val="21"/>
              </w:rPr>
              <w:t>满足课题</w:t>
            </w:r>
            <w:r>
              <w:rPr>
                <w:rFonts w:hint="eastAsia"/>
                <w:szCs w:val="21"/>
              </w:rPr>
              <w:t>所有</w:t>
            </w:r>
            <w:r>
              <w:rPr>
                <w:szCs w:val="21"/>
              </w:rPr>
              <w:t>技术指标</w:t>
            </w:r>
          </w:p>
        </w:tc>
        <w:tc>
          <w:tcPr>
            <w:tcW w:w="2266" w:type="dxa"/>
            <w:tcBorders>
              <w:top w:val="single" w:color="auto" w:sz="4" w:space="0"/>
              <w:left w:val="single" w:color="auto" w:sz="4" w:space="0"/>
              <w:bottom w:val="single" w:color="auto" w:sz="4" w:space="0"/>
              <w:right w:val="single" w:color="auto" w:sz="4" w:space="0"/>
            </w:tcBorders>
            <w:vAlign w:val="center"/>
          </w:tcPr>
          <w:p w14:paraId="202EF3D1">
            <w:pPr>
              <w:pStyle w:val="59"/>
              <w:rPr>
                <w:szCs w:val="21"/>
              </w:rPr>
            </w:pPr>
            <w:r>
              <w:rPr>
                <w:szCs w:val="21"/>
              </w:rPr>
              <w:t>通过</w:t>
            </w:r>
          </w:p>
        </w:tc>
      </w:tr>
      <w:tr w14:paraId="57E842C7">
        <w:trPr>
          <w:trHeight w:val="454" w:hRule="atLeast"/>
          <w:jc w:val="center"/>
        </w:trPr>
        <w:tc>
          <w:tcPr>
            <w:tcW w:w="737" w:type="dxa"/>
            <w:tcBorders>
              <w:top w:val="single" w:color="auto" w:sz="4" w:space="0"/>
              <w:left w:val="single" w:color="auto" w:sz="4" w:space="0"/>
              <w:bottom w:val="single" w:color="auto" w:sz="4" w:space="0"/>
              <w:right w:val="single" w:color="auto" w:sz="4" w:space="0"/>
            </w:tcBorders>
            <w:vAlign w:val="center"/>
          </w:tcPr>
          <w:p w14:paraId="3E697999">
            <w:pPr>
              <w:pStyle w:val="59"/>
              <w:rPr>
                <w:szCs w:val="21"/>
              </w:rPr>
            </w:pPr>
            <w:r>
              <w:rPr>
                <w:szCs w:val="21"/>
              </w:rPr>
              <w:t>2</w:t>
            </w:r>
          </w:p>
        </w:tc>
        <w:tc>
          <w:tcPr>
            <w:tcW w:w="1974" w:type="dxa"/>
            <w:tcBorders>
              <w:top w:val="single" w:color="auto" w:sz="4" w:space="0"/>
              <w:left w:val="single" w:color="auto" w:sz="4" w:space="0"/>
              <w:bottom w:val="single" w:color="auto" w:sz="4" w:space="0"/>
              <w:right w:val="single" w:color="auto" w:sz="4" w:space="0"/>
            </w:tcBorders>
            <w:vAlign w:val="center"/>
          </w:tcPr>
          <w:p w14:paraId="6F6ABFCA">
            <w:pPr>
              <w:pStyle w:val="59"/>
              <w:rPr>
                <w:szCs w:val="21"/>
              </w:rPr>
            </w:pPr>
            <w:r>
              <w:rPr>
                <w:szCs w:val="21"/>
              </w:rPr>
              <w:t>部分技术指标未实现</w:t>
            </w:r>
          </w:p>
        </w:tc>
        <w:tc>
          <w:tcPr>
            <w:tcW w:w="3319" w:type="dxa"/>
            <w:tcBorders>
              <w:top w:val="single" w:color="auto" w:sz="4" w:space="0"/>
              <w:left w:val="single" w:color="auto" w:sz="4" w:space="0"/>
              <w:bottom w:val="single" w:color="auto" w:sz="4" w:space="0"/>
              <w:right w:val="single" w:color="auto" w:sz="4" w:space="0"/>
            </w:tcBorders>
            <w:vAlign w:val="center"/>
          </w:tcPr>
          <w:p w14:paraId="6D4CA716">
            <w:pPr>
              <w:pStyle w:val="59"/>
              <w:rPr>
                <w:szCs w:val="21"/>
              </w:rPr>
            </w:pPr>
            <w:r>
              <w:rPr>
                <w:szCs w:val="21"/>
              </w:rPr>
              <w:t>部分指标没有实现课题技术指标的要求</w:t>
            </w:r>
          </w:p>
        </w:tc>
        <w:tc>
          <w:tcPr>
            <w:tcW w:w="2266" w:type="dxa"/>
            <w:tcBorders>
              <w:top w:val="single" w:color="auto" w:sz="4" w:space="0"/>
              <w:left w:val="single" w:color="auto" w:sz="4" w:space="0"/>
              <w:bottom w:val="single" w:color="auto" w:sz="4" w:space="0"/>
              <w:right w:val="single" w:color="auto" w:sz="4" w:space="0"/>
            </w:tcBorders>
            <w:vAlign w:val="center"/>
          </w:tcPr>
          <w:p w14:paraId="30B2D6D4">
            <w:pPr>
              <w:pStyle w:val="59"/>
              <w:rPr>
                <w:szCs w:val="21"/>
              </w:rPr>
            </w:pPr>
            <w:r>
              <w:rPr>
                <w:szCs w:val="21"/>
              </w:rPr>
              <w:t>不通过</w:t>
            </w:r>
          </w:p>
        </w:tc>
      </w:tr>
      <w:tr w14:paraId="3081CC50">
        <w:trPr>
          <w:trHeight w:val="454" w:hRule="atLeast"/>
          <w:jc w:val="center"/>
        </w:trPr>
        <w:tc>
          <w:tcPr>
            <w:tcW w:w="737" w:type="dxa"/>
            <w:tcBorders>
              <w:top w:val="single" w:color="auto" w:sz="4" w:space="0"/>
              <w:left w:val="single" w:color="auto" w:sz="4" w:space="0"/>
              <w:bottom w:val="single" w:color="auto" w:sz="4" w:space="0"/>
              <w:right w:val="single" w:color="auto" w:sz="4" w:space="0"/>
            </w:tcBorders>
            <w:vAlign w:val="center"/>
          </w:tcPr>
          <w:p w14:paraId="0456BC3D">
            <w:pPr>
              <w:pStyle w:val="59"/>
              <w:rPr>
                <w:szCs w:val="21"/>
              </w:rPr>
            </w:pPr>
            <w:r>
              <w:rPr>
                <w:szCs w:val="21"/>
              </w:rPr>
              <w:t>3</w:t>
            </w:r>
          </w:p>
        </w:tc>
        <w:tc>
          <w:tcPr>
            <w:tcW w:w="1974" w:type="dxa"/>
            <w:tcBorders>
              <w:top w:val="single" w:color="auto" w:sz="4" w:space="0"/>
              <w:left w:val="single" w:color="auto" w:sz="4" w:space="0"/>
              <w:bottom w:val="single" w:color="auto" w:sz="4" w:space="0"/>
              <w:right w:val="single" w:color="auto" w:sz="4" w:space="0"/>
            </w:tcBorders>
            <w:vAlign w:val="center"/>
          </w:tcPr>
          <w:p w14:paraId="0E8031E0">
            <w:pPr>
              <w:pStyle w:val="59"/>
              <w:rPr>
                <w:szCs w:val="21"/>
              </w:rPr>
            </w:pPr>
            <w:r>
              <w:rPr>
                <w:szCs w:val="21"/>
              </w:rPr>
              <w:t>部分技术指标实现，有修改测试依据说明</w:t>
            </w:r>
          </w:p>
        </w:tc>
        <w:tc>
          <w:tcPr>
            <w:tcW w:w="3319" w:type="dxa"/>
            <w:tcBorders>
              <w:top w:val="single" w:color="auto" w:sz="4" w:space="0"/>
              <w:left w:val="single" w:color="auto" w:sz="4" w:space="0"/>
              <w:bottom w:val="single" w:color="auto" w:sz="4" w:space="0"/>
              <w:right w:val="single" w:color="auto" w:sz="4" w:space="0"/>
            </w:tcBorders>
            <w:vAlign w:val="center"/>
          </w:tcPr>
          <w:p w14:paraId="67061D50">
            <w:pPr>
              <w:pStyle w:val="59"/>
              <w:rPr>
                <w:szCs w:val="21"/>
              </w:rPr>
            </w:pPr>
            <w:r>
              <w:rPr>
                <w:szCs w:val="21"/>
              </w:rPr>
              <w:t>如果实现了部分课题技术指标，没实现部分技术指标有修改测试依据说明</w:t>
            </w:r>
          </w:p>
        </w:tc>
        <w:tc>
          <w:tcPr>
            <w:tcW w:w="2266" w:type="dxa"/>
            <w:tcBorders>
              <w:top w:val="single" w:color="auto" w:sz="4" w:space="0"/>
              <w:left w:val="single" w:color="auto" w:sz="4" w:space="0"/>
              <w:bottom w:val="single" w:color="auto" w:sz="4" w:space="0"/>
              <w:right w:val="single" w:color="auto" w:sz="4" w:space="0"/>
            </w:tcBorders>
            <w:vAlign w:val="center"/>
          </w:tcPr>
          <w:p w14:paraId="709F7614">
            <w:pPr>
              <w:pStyle w:val="59"/>
              <w:rPr>
                <w:szCs w:val="21"/>
              </w:rPr>
            </w:pPr>
            <w:r>
              <w:rPr>
                <w:szCs w:val="21"/>
              </w:rPr>
              <w:t>报告不给课题</w:t>
            </w:r>
            <w:r>
              <w:rPr>
                <w:rFonts w:hint="eastAsia"/>
                <w:szCs w:val="21"/>
              </w:rPr>
              <w:t>中期</w:t>
            </w:r>
            <w:r>
              <w:rPr>
                <w:szCs w:val="21"/>
              </w:rPr>
              <w:t>测试通过结论，只针对所测试通过的技术指标进行总结</w:t>
            </w:r>
          </w:p>
        </w:tc>
      </w:tr>
    </w:tbl>
    <w:p w14:paraId="6E9E3AB2">
      <w:pPr>
        <w:pStyle w:val="3"/>
      </w:pPr>
      <w:bookmarkStart w:id="38" w:name="_Toc227580924"/>
      <w:r>
        <w:rPr>
          <w:rFonts w:hint="eastAsia"/>
        </w:rPr>
        <w:t>符合性评价</w:t>
      </w:r>
      <w:bookmarkEnd w:id="38"/>
    </w:p>
    <w:bookmarkEnd w:id="25"/>
    <w:p w14:paraId="3A73956A">
      <w:bookmarkStart w:id="39" w:name="_Toc480535944"/>
      <w:bookmarkStart w:id="40" w:name="_Toc291696669"/>
      <w:r>
        <w:rPr>
          <w:rFonts w:hint="eastAsia"/>
        </w:rPr>
        <w:t>通过实施符合性评价，以确定测试指标与任务书验收考核指标要求的符合性。对于测试过程发现存在的问题，按严重等级进行三级划分，包括严重问题、一般问题、建议问题。有关问题严重等级的分类标准和修改要求如表6-2所示：</w:t>
      </w:r>
    </w:p>
    <w:p w14:paraId="797398C4">
      <w:pPr>
        <w:pStyle w:val="12"/>
      </w:pPr>
      <w:bookmarkStart w:id="41" w:name="_Hlk227506832"/>
      <w:r>
        <w:rPr>
          <w:rFonts w:hint="eastAsia"/>
        </w:rPr>
        <w:t>表6-2 问题严重等级划分标准和修改要求对应表</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731"/>
        <w:gridCol w:w="1289"/>
        <w:gridCol w:w="4893"/>
        <w:gridCol w:w="1702"/>
      </w:tblGrid>
      <w:tr w14:paraId="66CFE62F">
        <w:trPr>
          <w:trHeight w:val="567" w:hRule="atLeast"/>
          <w:tblHeader/>
          <w:jc w:val="center"/>
        </w:trPr>
        <w:tc>
          <w:tcPr>
            <w:tcW w:w="424" w:type="pct"/>
            <w:vAlign w:val="center"/>
          </w:tcPr>
          <w:p w14:paraId="62B898E7">
            <w:pPr>
              <w:pStyle w:val="59"/>
              <w:rPr>
                <w:b/>
                <w:bCs/>
              </w:rPr>
            </w:pPr>
            <w:r>
              <w:rPr>
                <w:rFonts w:hint="eastAsia"/>
                <w:b/>
                <w:bCs/>
              </w:rPr>
              <w:t>序号</w:t>
            </w:r>
          </w:p>
        </w:tc>
        <w:tc>
          <w:tcPr>
            <w:tcW w:w="748" w:type="pct"/>
            <w:vAlign w:val="center"/>
          </w:tcPr>
          <w:p w14:paraId="5ECEBFF1">
            <w:pPr>
              <w:pStyle w:val="59"/>
              <w:rPr>
                <w:b/>
                <w:bCs/>
              </w:rPr>
            </w:pPr>
            <w:r>
              <w:rPr>
                <w:rFonts w:hint="eastAsia"/>
                <w:b/>
                <w:bCs/>
              </w:rPr>
              <w:t>严重等级</w:t>
            </w:r>
          </w:p>
        </w:tc>
        <w:tc>
          <w:tcPr>
            <w:tcW w:w="2840" w:type="pct"/>
            <w:vAlign w:val="center"/>
          </w:tcPr>
          <w:p w14:paraId="3CA65B37">
            <w:pPr>
              <w:pStyle w:val="59"/>
              <w:rPr>
                <w:b/>
                <w:bCs/>
              </w:rPr>
            </w:pPr>
            <w:r>
              <w:rPr>
                <w:rFonts w:hint="eastAsia"/>
                <w:b/>
                <w:bCs/>
              </w:rPr>
              <w:t>问题严重程度划分标准</w:t>
            </w:r>
          </w:p>
        </w:tc>
        <w:tc>
          <w:tcPr>
            <w:tcW w:w="988" w:type="pct"/>
            <w:vAlign w:val="center"/>
          </w:tcPr>
          <w:p w14:paraId="55061E94">
            <w:pPr>
              <w:pStyle w:val="59"/>
              <w:rPr>
                <w:b/>
                <w:bCs/>
              </w:rPr>
            </w:pPr>
            <w:r>
              <w:rPr>
                <w:rFonts w:hint="eastAsia"/>
                <w:b/>
                <w:bCs/>
              </w:rPr>
              <w:t>修改要求</w:t>
            </w:r>
          </w:p>
        </w:tc>
      </w:tr>
      <w:tr w14:paraId="0CC1A0BD">
        <w:trPr>
          <w:trHeight w:val="20" w:hRule="atLeast"/>
          <w:jc w:val="center"/>
        </w:trPr>
        <w:tc>
          <w:tcPr>
            <w:tcW w:w="424" w:type="pct"/>
            <w:vAlign w:val="center"/>
          </w:tcPr>
          <w:p w14:paraId="50BE91C8">
            <w:pPr>
              <w:pStyle w:val="59"/>
            </w:pPr>
            <w:r>
              <w:t>1</w:t>
            </w:r>
          </w:p>
        </w:tc>
        <w:tc>
          <w:tcPr>
            <w:tcW w:w="748" w:type="pct"/>
            <w:vAlign w:val="center"/>
          </w:tcPr>
          <w:p w14:paraId="39EB9766">
            <w:pPr>
              <w:pStyle w:val="59"/>
            </w:pPr>
            <w:r>
              <w:rPr>
                <w:rFonts w:hint="eastAsia"/>
              </w:rPr>
              <w:t>严重问题</w:t>
            </w:r>
          </w:p>
        </w:tc>
        <w:tc>
          <w:tcPr>
            <w:tcW w:w="2840" w:type="pct"/>
          </w:tcPr>
          <w:p w14:paraId="1E1BF38E">
            <w:pPr>
              <w:pStyle w:val="59"/>
              <w:numPr>
                <w:ilvl w:val="0"/>
                <w:numId w:val="2"/>
              </w:numPr>
              <w:jc w:val="both"/>
            </w:pPr>
            <w:r>
              <w:rPr>
                <w:rFonts w:hint="eastAsia"/>
              </w:rPr>
              <w:t>程序崩溃、出现数据丢失、数据毁坏等；</w:t>
            </w:r>
          </w:p>
          <w:p w14:paraId="315B5DB6">
            <w:pPr>
              <w:pStyle w:val="59"/>
              <w:numPr>
                <w:ilvl w:val="0"/>
                <w:numId w:val="2"/>
              </w:numPr>
              <w:jc w:val="both"/>
            </w:pPr>
            <w:r>
              <w:rPr>
                <w:rFonts w:hint="eastAsia"/>
              </w:rPr>
              <w:t>核心功能由于出现问题不能继续运行，且无补救措施，导致系统测试不能继续；</w:t>
            </w:r>
          </w:p>
          <w:p w14:paraId="1926E1C4">
            <w:pPr>
              <w:pStyle w:val="59"/>
              <w:numPr>
                <w:ilvl w:val="0"/>
                <w:numId w:val="2"/>
              </w:numPr>
              <w:jc w:val="both"/>
            </w:pPr>
            <w:r>
              <w:rPr>
                <w:rFonts w:hint="eastAsia"/>
              </w:rPr>
              <w:t>核心功能（某一模块）出现问题不能继续运行，但存在补救措施，不影响业务流程的完整性；</w:t>
            </w:r>
          </w:p>
        </w:tc>
        <w:tc>
          <w:tcPr>
            <w:tcW w:w="988" w:type="pct"/>
            <w:vAlign w:val="center"/>
          </w:tcPr>
          <w:p w14:paraId="03AFDD18">
            <w:pPr>
              <w:pStyle w:val="59"/>
            </w:pPr>
            <w:r>
              <w:rPr>
                <w:rFonts w:hint="eastAsia"/>
              </w:rPr>
              <w:t>严重问题必须修改</w:t>
            </w:r>
          </w:p>
        </w:tc>
      </w:tr>
      <w:tr w14:paraId="265648A5">
        <w:trPr>
          <w:trHeight w:val="20" w:hRule="atLeast"/>
          <w:jc w:val="center"/>
        </w:trPr>
        <w:tc>
          <w:tcPr>
            <w:tcW w:w="424" w:type="pct"/>
            <w:vAlign w:val="center"/>
          </w:tcPr>
          <w:p w14:paraId="7B401CEB">
            <w:pPr>
              <w:pStyle w:val="59"/>
            </w:pPr>
            <w:r>
              <w:t>2</w:t>
            </w:r>
          </w:p>
        </w:tc>
        <w:tc>
          <w:tcPr>
            <w:tcW w:w="748" w:type="pct"/>
            <w:vAlign w:val="center"/>
          </w:tcPr>
          <w:p w14:paraId="65A24E4B">
            <w:pPr>
              <w:pStyle w:val="59"/>
            </w:pPr>
            <w:r>
              <w:rPr>
                <w:rFonts w:hint="eastAsia"/>
              </w:rPr>
              <w:t>一般问题</w:t>
            </w:r>
          </w:p>
        </w:tc>
        <w:tc>
          <w:tcPr>
            <w:tcW w:w="2840" w:type="pct"/>
          </w:tcPr>
          <w:p w14:paraId="1EA274E1">
            <w:pPr>
              <w:pStyle w:val="59"/>
              <w:numPr>
                <w:ilvl w:val="0"/>
                <w:numId w:val="3"/>
              </w:numPr>
              <w:jc w:val="both"/>
            </w:pPr>
            <w:r>
              <w:rPr>
                <w:rFonts w:hint="eastAsia"/>
              </w:rPr>
              <w:t>单一功能实现错误或者不能继续运转，但不影响具体业务功能的使用，或者有替代方法；</w:t>
            </w:r>
          </w:p>
          <w:p w14:paraId="596AA937">
            <w:pPr>
              <w:pStyle w:val="59"/>
              <w:numPr>
                <w:ilvl w:val="0"/>
                <w:numId w:val="3"/>
              </w:numPr>
              <w:jc w:val="both"/>
            </w:pPr>
            <w:r>
              <w:rPr>
                <w:rFonts w:hint="eastAsia"/>
              </w:rPr>
              <w:t>次要功能出现错误；</w:t>
            </w:r>
          </w:p>
          <w:p w14:paraId="6BEA75C6">
            <w:pPr>
              <w:pStyle w:val="59"/>
              <w:numPr>
                <w:ilvl w:val="0"/>
                <w:numId w:val="3"/>
              </w:numPr>
              <w:jc w:val="both"/>
            </w:pPr>
            <w:r>
              <w:rPr>
                <w:rFonts w:hint="eastAsia"/>
              </w:rPr>
              <w:t>用户文档错误；</w:t>
            </w:r>
          </w:p>
          <w:p w14:paraId="1CB5221F">
            <w:pPr>
              <w:pStyle w:val="59"/>
              <w:numPr>
                <w:ilvl w:val="0"/>
                <w:numId w:val="3"/>
              </w:numPr>
              <w:jc w:val="both"/>
            </w:pPr>
            <w:r>
              <w:rPr>
                <w:rFonts w:hint="eastAsia"/>
              </w:rPr>
              <w:t>用户界面错误等；</w:t>
            </w:r>
          </w:p>
        </w:tc>
        <w:tc>
          <w:tcPr>
            <w:tcW w:w="988" w:type="pct"/>
            <w:vAlign w:val="center"/>
          </w:tcPr>
          <w:p w14:paraId="6BEAB608">
            <w:pPr>
              <w:pStyle w:val="59"/>
            </w:pPr>
            <w:r>
              <w:rPr>
                <w:rFonts w:hint="eastAsia"/>
              </w:rPr>
              <w:t>一般问题修改率为95%以上</w:t>
            </w:r>
          </w:p>
        </w:tc>
      </w:tr>
      <w:tr w14:paraId="004AA4B5">
        <w:trPr>
          <w:trHeight w:val="20" w:hRule="atLeast"/>
          <w:jc w:val="center"/>
        </w:trPr>
        <w:tc>
          <w:tcPr>
            <w:tcW w:w="424" w:type="pct"/>
            <w:vAlign w:val="center"/>
          </w:tcPr>
          <w:p w14:paraId="572D9F9B">
            <w:pPr>
              <w:pStyle w:val="59"/>
            </w:pPr>
            <w:r>
              <w:t>3</w:t>
            </w:r>
          </w:p>
        </w:tc>
        <w:tc>
          <w:tcPr>
            <w:tcW w:w="748" w:type="pct"/>
            <w:vAlign w:val="center"/>
          </w:tcPr>
          <w:p w14:paraId="0C50E9F5">
            <w:pPr>
              <w:pStyle w:val="59"/>
            </w:pPr>
            <w:r>
              <w:rPr>
                <w:rFonts w:hint="eastAsia"/>
              </w:rPr>
              <w:t>建议问题</w:t>
            </w:r>
          </w:p>
        </w:tc>
        <w:tc>
          <w:tcPr>
            <w:tcW w:w="2840" w:type="pct"/>
          </w:tcPr>
          <w:p w14:paraId="172C1E05">
            <w:pPr>
              <w:pStyle w:val="59"/>
              <w:numPr>
                <w:ilvl w:val="0"/>
                <w:numId w:val="4"/>
              </w:numPr>
              <w:jc w:val="both"/>
            </w:pPr>
            <w:r>
              <w:rPr>
                <w:rFonts w:hint="eastAsia"/>
              </w:rPr>
              <w:t>系统在特殊状态下产生错误，且不影响正常业务；</w:t>
            </w:r>
          </w:p>
          <w:p w14:paraId="12885A45">
            <w:pPr>
              <w:pStyle w:val="59"/>
              <w:numPr>
                <w:ilvl w:val="0"/>
                <w:numId w:val="4"/>
              </w:numPr>
              <w:jc w:val="both"/>
            </w:pPr>
            <w:r>
              <w:rPr>
                <w:rFonts w:hint="eastAsia"/>
              </w:rPr>
              <w:t>软件功能不方便使用；</w:t>
            </w:r>
          </w:p>
          <w:p w14:paraId="13FBC23D">
            <w:pPr>
              <w:pStyle w:val="59"/>
              <w:numPr>
                <w:ilvl w:val="0"/>
                <w:numId w:val="4"/>
              </w:numPr>
              <w:jc w:val="both"/>
            </w:pPr>
            <w:r>
              <w:rPr>
                <w:rFonts w:hint="eastAsia"/>
              </w:rPr>
              <w:t>人机交互界面不友好等；</w:t>
            </w:r>
          </w:p>
        </w:tc>
        <w:tc>
          <w:tcPr>
            <w:tcW w:w="988" w:type="pct"/>
            <w:vAlign w:val="center"/>
          </w:tcPr>
          <w:p w14:paraId="3C576857">
            <w:pPr>
              <w:pStyle w:val="59"/>
            </w:pPr>
            <w:r>
              <w:rPr>
                <w:rFonts w:hint="eastAsia"/>
              </w:rPr>
              <w:t>建议问题尽可能修改</w:t>
            </w:r>
          </w:p>
        </w:tc>
      </w:tr>
      <w:bookmarkEnd w:id="41"/>
    </w:tbl>
    <w:p w14:paraId="4E283A55">
      <w:pPr>
        <w:pStyle w:val="2"/>
      </w:pPr>
      <w:bookmarkStart w:id="42" w:name="_Toc227580925"/>
      <w:r>
        <w:rPr>
          <w:rFonts w:hint="eastAsia"/>
        </w:rPr>
        <w:t>项目管理及安排</w:t>
      </w:r>
      <w:bookmarkEnd w:id="42"/>
    </w:p>
    <w:p w14:paraId="31410E3F">
      <w:pPr>
        <w:pStyle w:val="3"/>
      </w:pPr>
      <w:bookmarkStart w:id="43" w:name="_Toc227580926"/>
      <w:r>
        <w:rPr>
          <w:rFonts w:hint="eastAsia"/>
        </w:rPr>
        <w:t>测试团队</w:t>
      </w:r>
      <w:bookmarkEnd w:id="43"/>
    </w:p>
    <w:p w14:paraId="343E81E8">
      <w:pPr>
        <w:pStyle w:val="4"/>
      </w:pPr>
      <w:bookmarkStart w:id="44" w:name="_Toc227580927"/>
      <w:r>
        <w:rPr>
          <w:rFonts w:hint="eastAsia"/>
        </w:rPr>
        <w:t>测试单位</w:t>
      </w:r>
      <w:bookmarkEnd w:id="44"/>
    </w:p>
    <w:p w14:paraId="4D527A63">
      <w:r>
        <w:rPr>
          <w:rFonts w:hint="eastAsia"/>
        </w:rPr>
        <w:t>1、本指标测试需要委托具备指标测试能力的第三方测试机构进行；</w:t>
      </w:r>
    </w:p>
    <w:p w14:paraId="702DF3B7">
      <w:r>
        <w:rPr>
          <w:rFonts w:hint="eastAsia"/>
        </w:rPr>
        <w:t>2、测试单位必须具有第三方属性，即：非本研究团队的相关单位，以及非与本研究团队有关联的上级或下级单位；</w:t>
      </w:r>
    </w:p>
    <w:p w14:paraId="13163AF3">
      <w:r>
        <w:rPr>
          <w:rFonts w:hint="eastAsia"/>
        </w:rPr>
        <w:t>3、若测试单位具有CNAS或CMA资质，测试单位应对测试结果据实出具符合本测试方案的测试报告，并附检测机构的资质证书；若测试单位不具有CNAS或CMA资质，应委托专业学会组建测试专家组，审查第三方测试单位提交的测试报告。</w:t>
      </w:r>
    </w:p>
    <w:p w14:paraId="3AFED83E">
      <w:pPr>
        <w:pStyle w:val="4"/>
      </w:pPr>
      <w:bookmarkStart w:id="45" w:name="_Toc227580928"/>
      <w:r>
        <w:rPr>
          <w:rFonts w:hint="eastAsia"/>
        </w:rPr>
        <w:t>测试人员</w:t>
      </w:r>
      <w:bookmarkEnd w:id="45"/>
    </w:p>
    <w:p w14:paraId="5D5A4692">
      <w:r>
        <w:rPr>
          <w:rFonts w:hint="eastAsia"/>
        </w:rPr>
        <w:t>由第三方测试机构根据测试需求组建专业测试小组，明确测试负责人和测试工程师，与项目组专项对接。</w:t>
      </w:r>
    </w:p>
    <w:p w14:paraId="40E66EC5">
      <w:pPr>
        <w:pStyle w:val="3"/>
      </w:pPr>
      <w:bookmarkStart w:id="46" w:name="_Toc227580929"/>
      <w:bookmarkStart w:id="47" w:name="_Toc195772837"/>
      <w:r>
        <w:rPr>
          <w:rFonts w:hint="eastAsia"/>
        </w:rPr>
        <w:t>工作流程及预安排</w:t>
      </w:r>
      <w:bookmarkEnd w:id="46"/>
      <w:bookmarkEnd w:id="47"/>
    </w:p>
    <w:p w14:paraId="6334587A">
      <w:pPr>
        <w:pStyle w:val="12"/>
      </w:pPr>
      <w:r>
        <w:rPr>
          <w:rFonts w:hint="eastAsia"/>
        </w:rPr>
        <w:t>表3  工作流程及安排</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
        <w:gridCol w:w="1228"/>
        <w:gridCol w:w="4904"/>
        <w:gridCol w:w="1774"/>
      </w:tblGrid>
      <w:tr w14:paraId="30981D74">
        <w:trPr>
          <w:trHeight w:val="794" w:hRule="atLeast"/>
          <w:jc w:val="center"/>
        </w:trPr>
        <w:tc>
          <w:tcPr>
            <w:tcW w:w="467" w:type="pct"/>
            <w:vAlign w:val="center"/>
          </w:tcPr>
          <w:p w14:paraId="6A332326">
            <w:pPr>
              <w:pStyle w:val="59"/>
            </w:pPr>
            <w:r>
              <w:t>序号</w:t>
            </w:r>
          </w:p>
        </w:tc>
        <w:tc>
          <w:tcPr>
            <w:tcW w:w="704" w:type="pct"/>
            <w:vAlign w:val="center"/>
          </w:tcPr>
          <w:p w14:paraId="46D8590C">
            <w:pPr>
              <w:pStyle w:val="59"/>
            </w:pPr>
            <w:r>
              <w:t>工作内容</w:t>
            </w:r>
          </w:p>
        </w:tc>
        <w:tc>
          <w:tcPr>
            <w:tcW w:w="2812" w:type="pct"/>
            <w:vAlign w:val="center"/>
          </w:tcPr>
          <w:p w14:paraId="74DCFEF1">
            <w:pPr>
              <w:pStyle w:val="59"/>
            </w:pPr>
            <w:r>
              <w:t>内容描述</w:t>
            </w:r>
          </w:p>
        </w:tc>
        <w:tc>
          <w:tcPr>
            <w:tcW w:w="1017" w:type="pct"/>
            <w:vAlign w:val="center"/>
          </w:tcPr>
          <w:p w14:paraId="5D2D5EBB">
            <w:pPr>
              <w:pStyle w:val="59"/>
            </w:pPr>
            <w:r>
              <w:rPr>
                <w:rFonts w:hint="eastAsia"/>
              </w:rPr>
              <w:t>时间</w:t>
            </w:r>
          </w:p>
        </w:tc>
      </w:tr>
      <w:tr w14:paraId="3D0A4E3D">
        <w:trPr>
          <w:trHeight w:val="794" w:hRule="atLeast"/>
          <w:jc w:val="center"/>
        </w:trPr>
        <w:tc>
          <w:tcPr>
            <w:tcW w:w="467" w:type="pct"/>
            <w:vAlign w:val="center"/>
          </w:tcPr>
          <w:p w14:paraId="045ADED8">
            <w:pPr>
              <w:pStyle w:val="59"/>
            </w:pPr>
            <w:r>
              <w:t>1</w:t>
            </w:r>
          </w:p>
        </w:tc>
        <w:tc>
          <w:tcPr>
            <w:tcW w:w="704" w:type="pct"/>
            <w:vAlign w:val="center"/>
          </w:tcPr>
          <w:p w14:paraId="2D23B027">
            <w:pPr>
              <w:pStyle w:val="59"/>
            </w:pPr>
            <w:r>
              <w:rPr>
                <w:bCs/>
              </w:rPr>
              <w:t>测试方案评审</w:t>
            </w:r>
          </w:p>
        </w:tc>
        <w:tc>
          <w:tcPr>
            <w:tcW w:w="2812" w:type="pct"/>
            <w:vAlign w:val="center"/>
          </w:tcPr>
          <w:p w14:paraId="4D299E09">
            <w:pPr>
              <w:pStyle w:val="59"/>
            </w:pPr>
            <w:bookmarkStart w:id="48" w:name="OLE_LINK20"/>
            <w:bookmarkStart w:id="49" w:name="OLE_LINK21"/>
            <w:r>
              <w:rPr>
                <w:rFonts w:hint="eastAsia"/>
                <w:bCs/>
              </w:rPr>
              <w:t>高技术中心可</w:t>
            </w:r>
            <w:r>
              <w:rPr>
                <w:rFonts w:hint="eastAsia" w:cs="微软雅黑"/>
                <w:bCs/>
              </w:rPr>
              <w:t>再</w:t>
            </w:r>
            <w:r>
              <w:rPr>
                <w:rFonts w:hint="eastAsia" w:cs="___WRD_EMBED_SUB_47"/>
                <w:bCs/>
              </w:rPr>
              <w:t>生能源技术专项办</w:t>
            </w:r>
            <w:r>
              <w:rPr>
                <w:bCs/>
              </w:rPr>
              <w:t>组织评审专家开展评审</w:t>
            </w:r>
            <w:bookmarkEnd w:id="48"/>
            <w:bookmarkEnd w:id="49"/>
          </w:p>
        </w:tc>
        <w:tc>
          <w:tcPr>
            <w:tcW w:w="1017" w:type="pct"/>
            <w:vAlign w:val="center"/>
          </w:tcPr>
          <w:p w14:paraId="50A09F41">
            <w:pPr>
              <w:pStyle w:val="59"/>
            </w:pPr>
            <w:r>
              <w:rPr>
                <w:rFonts w:hint="eastAsia"/>
                <w:bCs/>
                <w:sz w:val="28"/>
                <w:szCs w:val="28"/>
              </w:rPr>
              <w:t>T</w:t>
            </w:r>
          </w:p>
        </w:tc>
      </w:tr>
      <w:tr w14:paraId="6EFA0725">
        <w:trPr>
          <w:trHeight w:val="794" w:hRule="atLeast"/>
          <w:jc w:val="center"/>
        </w:trPr>
        <w:tc>
          <w:tcPr>
            <w:tcW w:w="467" w:type="pct"/>
            <w:vAlign w:val="center"/>
          </w:tcPr>
          <w:p w14:paraId="24A44085">
            <w:pPr>
              <w:pStyle w:val="59"/>
            </w:pPr>
            <w:r>
              <w:t>2</w:t>
            </w:r>
          </w:p>
        </w:tc>
        <w:tc>
          <w:tcPr>
            <w:tcW w:w="704" w:type="pct"/>
            <w:vMerge w:val="restart"/>
            <w:vAlign w:val="center"/>
          </w:tcPr>
          <w:p w14:paraId="4C4BF187">
            <w:pPr>
              <w:pStyle w:val="59"/>
            </w:pPr>
            <w:r>
              <w:rPr>
                <w:bCs/>
              </w:rPr>
              <w:t>测试</w:t>
            </w:r>
            <w:r>
              <w:rPr>
                <w:rFonts w:hint="eastAsia"/>
                <w:bCs/>
              </w:rPr>
              <w:t>准备阶段</w:t>
            </w:r>
          </w:p>
        </w:tc>
        <w:tc>
          <w:tcPr>
            <w:tcW w:w="2812" w:type="pct"/>
            <w:vAlign w:val="center"/>
          </w:tcPr>
          <w:p w14:paraId="187D9F43">
            <w:pPr>
              <w:pStyle w:val="59"/>
            </w:pPr>
            <w:r>
              <w:rPr>
                <w:rFonts w:hint="eastAsia"/>
                <w:bCs/>
              </w:rPr>
              <w:t>课题负责方完</w:t>
            </w:r>
            <w:bookmarkStart w:id="50" w:name="OLE_LINK13"/>
            <w:r>
              <w:rPr>
                <w:rFonts w:hint="eastAsia"/>
                <w:bCs/>
              </w:rPr>
              <w:t>成多能转化模型、软件工具包开发，具备测试条件</w:t>
            </w:r>
            <w:bookmarkEnd w:id="50"/>
            <w:r>
              <w:rPr>
                <w:rFonts w:hint="eastAsia"/>
                <w:bCs/>
              </w:rPr>
              <w:t>。</w:t>
            </w:r>
          </w:p>
        </w:tc>
        <w:tc>
          <w:tcPr>
            <w:tcW w:w="1017" w:type="pct"/>
            <w:vMerge w:val="restart"/>
            <w:vAlign w:val="center"/>
          </w:tcPr>
          <w:p w14:paraId="2653914D">
            <w:pPr>
              <w:pStyle w:val="59"/>
            </w:pPr>
            <w:r>
              <w:rPr>
                <w:rFonts w:hint="eastAsia"/>
                <w:bCs/>
                <w:sz w:val="28"/>
                <w:szCs w:val="28"/>
              </w:rPr>
              <w:t>T</w:t>
            </w:r>
            <w:r>
              <w:rPr>
                <w:bCs/>
                <w:sz w:val="28"/>
                <w:szCs w:val="28"/>
              </w:rPr>
              <w:t>+90</w:t>
            </w:r>
            <w:r>
              <w:rPr>
                <w:rFonts w:hint="eastAsia"/>
                <w:bCs/>
                <w:sz w:val="28"/>
                <w:szCs w:val="28"/>
              </w:rPr>
              <w:t>（天）</w:t>
            </w:r>
          </w:p>
        </w:tc>
      </w:tr>
      <w:tr w14:paraId="0F254BBF">
        <w:trPr>
          <w:trHeight w:val="794" w:hRule="atLeast"/>
          <w:jc w:val="center"/>
        </w:trPr>
        <w:tc>
          <w:tcPr>
            <w:tcW w:w="467" w:type="pct"/>
            <w:vAlign w:val="center"/>
          </w:tcPr>
          <w:p w14:paraId="56AEA5BC">
            <w:pPr>
              <w:pStyle w:val="59"/>
            </w:pPr>
            <w:r>
              <w:rPr>
                <w:rFonts w:hint="eastAsia"/>
              </w:rPr>
              <w:t>3</w:t>
            </w:r>
          </w:p>
        </w:tc>
        <w:tc>
          <w:tcPr>
            <w:tcW w:w="704" w:type="pct"/>
            <w:vMerge w:val="continue"/>
            <w:vAlign w:val="center"/>
          </w:tcPr>
          <w:p w14:paraId="0518F8CA">
            <w:pPr>
              <w:pStyle w:val="59"/>
            </w:pPr>
          </w:p>
        </w:tc>
        <w:tc>
          <w:tcPr>
            <w:tcW w:w="2812" w:type="pct"/>
            <w:vAlign w:val="center"/>
          </w:tcPr>
          <w:p w14:paraId="2A0D088B">
            <w:pPr>
              <w:pStyle w:val="59"/>
            </w:pPr>
            <w:r>
              <w:rPr>
                <w:rFonts w:hint="eastAsia"/>
                <w:bCs/>
              </w:rPr>
              <w:t>测试环境部署、测试数据准备、测试脚本开发</w:t>
            </w:r>
          </w:p>
        </w:tc>
        <w:tc>
          <w:tcPr>
            <w:tcW w:w="1017" w:type="pct"/>
            <w:vMerge w:val="continue"/>
            <w:vAlign w:val="center"/>
          </w:tcPr>
          <w:p w14:paraId="510D87F3">
            <w:pPr>
              <w:pStyle w:val="59"/>
            </w:pPr>
          </w:p>
        </w:tc>
      </w:tr>
      <w:tr w14:paraId="54856137">
        <w:trPr>
          <w:trHeight w:val="794" w:hRule="atLeast"/>
          <w:jc w:val="center"/>
        </w:trPr>
        <w:tc>
          <w:tcPr>
            <w:tcW w:w="467" w:type="pct"/>
            <w:vAlign w:val="center"/>
          </w:tcPr>
          <w:p w14:paraId="6A070FA8">
            <w:pPr>
              <w:pStyle w:val="59"/>
            </w:pPr>
            <w:r>
              <w:rPr>
                <w:rFonts w:hint="eastAsia"/>
              </w:rPr>
              <w:t>4</w:t>
            </w:r>
          </w:p>
        </w:tc>
        <w:tc>
          <w:tcPr>
            <w:tcW w:w="704" w:type="pct"/>
            <w:vMerge w:val="continue"/>
            <w:vAlign w:val="center"/>
          </w:tcPr>
          <w:p w14:paraId="2BF09BF7">
            <w:pPr>
              <w:pStyle w:val="59"/>
            </w:pPr>
          </w:p>
        </w:tc>
        <w:tc>
          <w:tcPr>
            <w:tcW w:w="2812" w:type="pct"/>
            <w:vAlign w:val="center"/>
          </w:tcPr>
          <w:p w14:paraId="489C16D7">
            <w:pPr>
              <w:pStyle w:val="59"/>
            </w:pPr>
            <w:bookmarkStart w:id="51" w:name="OLE_LINK14"/>
            <w:r>
              <w:rPr>
                <w:rFonts w:hint="eastAsia"/>
                <w:bCs/>
              </w:rPr>
              <w:t>测试平台调试。</w:t>
            </w:r>
            <w:bookmarkEnd w:id="51"/>
          </w:p>
        </w:tc>
        <w:tc>
          <w:tcPr>
            <w:tcW w:w="1017" w:type="pct"/>
            <w:vMerge w:val="continue"/>
            <w:vAlign w:val="center"/>
          </w:tcPr>
          <w:p w14:paraId="27251438">
            <w:pPr>
              <w:pStyle w:val="59"/>
            </w:pPr>
          </w:p>
        </w:tc>
      </w:tr>
      <w:tr w14:paraId="5ACB084C">
        <w:trPr>
          <w:trHeight w:val="794" w:hRule="atLeast"/>
          <w:jc w:val="center"/>
        </w:trPr>
        <w:tc>
          <w:tcPr>
            <w:tcW w:w="467" w:type="pct"/>
            <w:vAlign w:val="center"/>
          </w:tcPr>
          <w:p w14:paraId="4EFDB129">
            <w:pPr>
              <w:pStyle w:val="59"/>
            </w:pPr>
            <w:r>
              <w:rPr>
                <w:rFonts w:hint="eastAsia"/>
              </w:rPr>
              <w:t>5</w:t>
            </w:r>
          </w:p>
        </w:tc>
        <w:tc>
          <w:tcPr>
            <w:tcW w:w="704" w:type="pct"/>
            <w:vMerge w:val="restart"/>
            <w:vAlign w:val="center"/>
          </w:tcPr>
          <w:p w14:paraId="75825E50">
            <w:pPr>
              <w:pStyle w:val="59"/>
            </w:pPr>
            <w:r>
              <w:rPr>
                <w:bCs/>
              </w:rPr>
              <w:t>测试实施阶段</w:t>
            </w:r>
          </w:p>
        </w:tc>
        <w:tc>
          <w:tcPr>
            <w:tcW w:w="2812" w:type="pct"/>
            <w:vAlign w:val="center"/>
          </w:tcPr>
          <w:p w14:paraId="25691CE6">
            <w:pPr>
              <w:pStyle w:val="59"/>
            </w:pPr>
            <w:r>
              <w:rPr>
                <w:rFonts w:hint="eastAsia"/>
                <w:bCs/>
              </w:rPr>
              <w:t>正式执行第三方测试，完成2项指标验证</w:t>
            </w:r>
          </w:p>
        </w:tc>
        <w:tc>
          <w:tcPr>
            <w:tcW w:w="1017" w:type="pct"/>
            <w:vMerge w:val="restart"/>
            <w:vAlign w:val="center"/>
          </w:tcPr>
          <w:p w14:paraId="4C866484">
            <w:pPr>
              <w:pStyle w:val="59"/>
            </w:pPr>
            <w:r>
              <w:rPr>
                <w:rFonts w:hint="eastAsia"/>
                <w:bCs/>
                <w:sz w:val="28"/>
                <w:szCs w:val="28"/>
              </w:rPr>
              <w:t>T</w:t>
            </w:r>
            <w:r>
              <w:rPr>
                <w:bCs/>
                <w:sz w:val="28"/>
                <w:szCs w:val="28"/>
              </w:rPr>
              <w:t>+100</w:t>
            </w:r>
            <w:r>
              <w:rPr>
                <w:rFonts w:hint="eastAsia"/>
                <w:bCs/>
                <w:sz w:val="28"/>
                <w:szCs w:val="28"/>
              </w:rPr>
              <w:t>（天）</w:t>
            </w:r>
          </w:p>
        </w:tc>
      </w:tr>
      <w:tr w14:paraId="3C15788C">
        <w:trPr>
          <w:trHeight w:val="794" w:hRule="atLeast"/>
          <w:jc w:val="center"/>
        </w:trPr>
        <w:tc>
          <w:tcPr>
            <w:tcW w:w="467" w:type="pct"/>
            <w:vAlign w:val="center"/>
          </w:tcPr>
          <w:p w14:paraId="57CC736E">
            <w:pPr>
              <w:pStyle w:val="59"/>
            </w:pPr>
            <w:r>
              <w:rPr>
                <w:rFonts w:hint="eastAsia"/>
              </w:rPr>
              <w:t>6</w:t>
            </w:r>
          </w:p>
        </w:tc>
        <w:tc>
          <w:tcPr>
            <w:tcW w:w="704" w:type="pct"/>
            <w:vMerge w:val="continue"/>
            <w:vAlign w:val="center"/>
          </w:tcPr>
          <w:p w14:paraId="59751E99">
            <w:pPr>
              <w:pStyle w:val="59"/>
            </w:pPr>
          </w:p>
        </w:tc>
        <w:tc>
          <w:tcPr>
            <w:tcW w:w="2812" w:type="pct"/>
            <w:vAlign w:val="center"/>
          </w:tcPr>
          <w:p w14:paraId="7D23B30A">
            <w:pPr>
              <w:pStyle w:val="59"/>
            </w:pPr>
            <w:r>
              <w:rPr>
                <w:rFonts w:hint="eastAsia"/>
                <w:bCs/>
              </w:rPr>
              <w:t>问题修复与回归测试</w:t>
            </w:r>
          </w:p>
        </w:tc>
        <w:tc>
          <w:tcPr>
            <w:tcW w:w="1017" w:type="pct"/>
            <w:vMerge w:val="continue"/>
            <w:vAlign w:val="center"/>
          </w:tcPr>
          <w:p w14:paraId="5D987035">
            <w:pPr>
              <w:pStyle w:val="59"/>
            </w:pPr>
          </w:p>
        </w:tc>
      </w:tr>
      <w:tr w14:paraId="05D6B00D">
        <w:trPr>
          <w:trHeight w:val="794" w:hRule="atLeast"/>
          <w:jc w:val="center"/>
        </w:trPr>
        <w:tc>
          <w:tcPr>
            <w:tcW w:w="467" w:type="pct"/>
            <w:vAlign w:val="center"/>
          </w:tcPr>
          <w:p w14:paraId="74EFD634">
            <w:pPr>
              <w:pStyle w:val="59"/>
            </w:pPr>
            <w:r>
              <w:rPr>
                <w:rFonts w:hint="eastAsia"/>
              </w:rPr>
              <w:t>7</w:t>
            </w:r>
          </w:p>
        </w:tc>
        <w:tc>
          <w:tcPr>
            <w:tcW w:w="704" w:type="pct"/>
            <w:vAlign w:val="center"/>
          </w:tcPr>
          <w:p w14:paraId="2FF9705E">
            <w:pPr>
              <w:pStyle w:val="59"/>
            </w:pPr>
            <w:r>
              <w:rPr>
                <w:bCs/>
              </w:rPr>
              <w:t>测试报告阶段</w:t>
            </w:r>
          </w:p>
        </w:tc>
        <w:tc>
          <w:tcPr>
            <w:tcW w:w="2812" w:type="pct"/>
            <w:vAlign w:val="center"/>
          </w:tcPr>
          <w:p w14:paraId="0F589A25">
            <w:pPr>
              <w:pStyle w:val="59"/>
            </w:pPr>
            <w:r>
              <w:rPr>
                <w:bCs/>
              </w:rPr>
              <w:t>根据测试结果，编制测试报告。</w:t>
            </w:r>
          </w:p>
        </w:tc>
        <w:tc>
          <w:tcPr>
            <w:tcW w:w="1017" w:type="pct"/>
            <w:vAlign w:val="center"/>
          </w:tcPr>
          <w:p w14:paraId="551E48AB">
            <w:pPr>
              <w:pStyle w:val="59"/>
            </w:pPr>
            <w:r>
              <w:rPr>
                <w:rFonts w:hint="eastAsia"/>
                <w:bCs/>
                <w:sz w:val="28"/>
                <w:szCs w:val="28"/>
              </w:rPr>
              <w:t>T</w:t>
            </w:r>
            <w:r>
              <w:rPr>
                <w:bCs/>
                <w:sz w:val="28"/>
                <w:szCs w:val="28"/>
              </w:rPr>
              <w:t>+110</w:t>
            </w:r>
            <w:r>
              <w:rPr>
                <w:rFonts w:hint="eastAsia"/>
                <w:bCs/>
                <w:sz w:val="28"/>
                <w:szCs w:val="28"/>
              </w:rPr>
              <w:t>（天）</w:t>
            </w:r>
          </w:p>
        </w:tc>
      </w:tr>
      <w:bookmarkEnd w:id="39"/>
      <w:bookmarkEnd w:id="40"/>
    </w:tbl>
    <w:p w14:paraId="2A26AC58">
      <w:pPr>
        <w:pStyle w:val="2"/>
      </w:pPr>
      <w:bookmarkStart w:id="52" w:name="_Toc140595728"/>
      <w:bookmarkStart w:id="53" w:name="_Toc227580930"/>
      <w:bookmarkStart w:id="54" w:name="_Toc136263752"/>
      <w:bookmarkStart w:id="55" w:name="_Toc204179694"/>
      <w:bookmarkStart w:id="56" w:name="_Toc137540364"/>
      <w:r>
        <w:rPr>
          <w:rFonts w:hint="eastAsia"/>
        </w:rPr>
        <w:t>输出成果</w:t>
      </w:r>
      <w:bookmarkEnd w:id="52"/>
      <w:bookmarkEnd w:id="53"/>
      <w:bookmarkEnd w:id="54"/>
      <w:bookmarkEnd w:id="55"/>
      <w:bookmarkEnd w:id="56"/>
    </w:p>
    <w:p w14:paraId="5847DA9B">
      <w:r>
        <w:rPr>
          <w:rFonts w:hint="eastAsia"/>
        </w:rPr>
        <w:t>测试报告由具备资质的第三方检测机构出具，应做到客观、真实、完整、可追溯，能够清晰反映测试依据、测试环境、测试过程、测试结果和测试结论，至少包含以下内容：</w:t>
      </w:r>
    </w:p>
    <w:p w14:paraId="579A5535">
      <w:pPr>
        <w:numPr>
          <w:ilvl w:val="0"/>
          <w:numId w:val="5"/>
        </w:numPr>
        <w:ind w:firstLine="560"/>
      </w:pPr>
      <w:r>
        <w:rPr>
          <w:rFonts w:hint="eastAsia"/>
        </w:rPr>
        <w:t>报告基本信息：报告编号、测试机构名称、测试日期、被测软件名称及版本；</w:t>
      </w:r>
    </w:p>
    <w:p w14:paraId="56C3B77B">
      <w:pPr>
        <w:numPr>
          <w:ilvl w:val="0"/>
          <w:numId w:val="5"/>
        </w:numPr>
        <w:ind w:firstLine="560"/>
      </w:pPr>
      <w:r>
        <w:rPr>
          <w:rFonts w:hint="eastAsia"/>
        </w:rPr>
        <w:t>测试依据：项目任务书、软件测试大纲；</w:t>
      </w:r>
    </w:p>
    <w:p w14:paraId="2D62D2BC">
      <w:pPr>
        <w:numPr>
          <w:ilvl w:val="0"/>
          <w:numId w:val="5"/>
        </w:numPr>
        <w:ind w:firstLine="560"/>
      </w:pPr>
      <w:r>
        <w:rPr>
          <w:rFonts w:hint="eastAsia"/>
        </w:rPr>
        <w:t>测试环境与测试数据：软硬件环境配置、测试数据说明；</w:t>
      </w:r>
    </w:p>
    <w:p w14:paraId="433B4319">
      <w:pPr>
        <w:numPr>
          <w:ilvl w:val="0"/>
          <w:numId w:val="5"/>
        </w:numPr>
        <w:ind w:firstLine="560"/>
      </w:pPr>
      <w:r>
        <w:rPr>
          <w:rFonts w:hint="eastAsia"/>
        </w:rPr>
        <w:t>测试内容与结果：按核心指标逐一列出测试过程、实际结果、通过/不通过判定；</w:t>
      </w:r>
    </w:p>
    <w:p w14:paraId="5389F6E3">
      <w:pPr>
        <w:numPr>
          <w:ilvl w:val="0"/>
          <w:numId w:val="5"/>
        </w:numPr>
        <w:ind w:firstLine="560"/>
      </w:pPr>
      <w:r>
        <w:rPr>
          <w:rFonts w:hint="eastAsia"/>
        </w:rPr>
        <w:t>问题清单（如存在）：未通过项、缺陷描述、复现步骤、严重程度；</w:t>
      </w:r>
    </w:p>
    <w:p w14:paraId="6ED15660">
      <w:pPr>
        <w:numPr>
          <w:ilvl w:val="0"/>
          <w:numId w:val="5"/>
        </w:numPr>
        <w:ind w:firstLine="560"/>
      </w:pPr>
      <w:r>
        <w:rPr>
          <w:rFonts w:hint="eastAsia"/>
        </w:rPr>
        <w:t>测试结论：是否满足任务书考核指标，是否建议通过验收；</w:t>
      </w:r>
    </w:p>
    <w:p w14:paraId="6FEBA100">
      <w:pPr>
        <w:numPr>
          <w:ilvl w:val="0"/>
          <w:numId w:val="5"/>
        </w:numPr>
        <w:ind w:firstLine="560"/>
      </w:pPr>
      <w:r>
        <w:rPr>
          <w:rFonts w:hint="eastAsia"/>
        </w:rPr>
        <w:t>附件：测试日志、截图、接口调用记录、性能监控数据等支撑材料。</w:t>
      </w:r>
    </w:p>
    <w:p w14:paraId="2E4FFE16">
      <w:r>
        <w:rPr>
          <w:rFonts w:hint="eastAsia"/>
        </w:rPr>
        <w:t>报告须加盖检测机构公章，并附测试人员与审核人员签字。</w:t>
      </w:r>
      <w:bookmarkStart w:id="57" w:name="_Toc226637352"/>
      <w:bookmarkEnd w:id="57"/>
      <w:bookmarkStart w:id="58" w:name="_Toc226637515"/>
      <w:bookmarkEnd w:id="58"/>
      <w:bookmarkStart w:id="59" w:name="_Toc226637032"/>
      <w:bookmarkEnd w:id="59"/>
      <w:bookmarkStart w:id="60" w:name="_Toc226637662"/>
      <w:bookmarkEnd w:id="60"/>
      <w:bookmarkStart w:id="61" w:name="_Toc226637195"/>
      <w:bookmarkEnd w:id="61"/>
      <w:bookmarkStart w:id="62" w:name="_Toc226637033"/>
      <w:bookmarkEnd w:id="62"/>
      <w:bookmarkStart w:id="63" w:name="_Toc226637516"/>
      <w:bookmarkEnd w:id="63"/>
      <w:bookmarkStart w:id="64" w:name="_Toc226637036"/>
      <w:bookmarkEnd w:id="64"/>
      <w:bookmarkStart w:id="65" w:name="_Toc226637198"/>
      <w:bookmarkEnd w:id="65"/>
      <w:bookmarkStart w:id="66" w:name="_Toc226637517"/>
      <w:bookmarkEnd w:id="66"/>
      <w:bookmarkStart w:id="67" w:name="_Toc226637663"/>
      <w:bookmarkEnd w:id="67"/>
      <w:bookmarkStart w:id="68" w:name="_Toc226637353"/>
      <w:bookmarkEnd w:id="68"/>
      <w:bookmarkStart w:id="69" w:name="_Toc226637518"/>
      <w:bookmarkEnd w:id="69"/>
      <w:bookmarkStart w:id="70" w:name="_Toc226637666"/>
      <w:bookmarkEnd w:id="70"/>
      <w:bookmarkStart w:id="71" w:name="_Toc226637196"/>
      <w:bookmarkEnd w:id="71"/>
      <w:bookmarkStart w:id="72" w:name="_Toc226637354"/>
      <w:bookmarkEnd w:id="72"/>
      <w:bookmarkStart w:id="73" w:name="_Toc226637355"/>
      <w:bookmarkEnd w:id="73"/>
      <w:bookmarkStart w:id="74" w:name="_Toc226637665"/>
      <w:bookmarkEnd w:id="74"/>
      <w:bookmarkStart w:id="75" w:name="_Toc226637519"/>
      <w:bookmarkEnd w:id="75"/>
      <w:bookmarkStart w:id="76" w:name="_Toc226637034"/>
      <w:bookmarkEnd w:id="76"/>
      <w:bookmarkStart w:id="77" w:name="_Toc226637035"/>
      <w:bookmarkEnd w:id="77"/>
      <w:bookmarkStart w:id="78" w:name="_Toc226637197"/>
      <w:bookmarkEnd w:id="78"/>
      <w:bookmarkStart w:id="79" w:name="_Toc226637199"/>
      <w:bookmarkEnd w:id="79"/>
      <w:bookmarkStart w:id="80" w:name="_Toc226637664"/>
      <w:bookmarkEnd w:id="80"/>
      <w:bookmarkStart w:id="81" w:name="_Toc226637356"/>
      <w:bookmarkEnd w:id="81"/>
    </w:p>
    <w:p w14:paraId="042271BF">
      <w:pPr>
        <w:pStyle w:val="2"/>
      </w:pPr>
      <w:bookmarkStart w:id="82" w:name="_Toc204179695"/>
      <w:bookmarkStart w:id="83" w:name="_Toc140595733"/>
      <w:bookmarkStart w:id="84" w:name="_Toc137540365"/>
      <w:bookmarkStart w:id="85" w:name="_Toc227580931"/>
      <w:bookmarkStart w:id="86" w:name="_Toc136263753"/>
      <w:r>
        <w:rPr>
          <w:rFonts w:hint="eastAsia"/>
        </w:rPr>
        <w:t>项目风险及控制</w:t>
      </w:r>
      <w:bookmarkEnd w:id="82"/>
      <w:bookmarkEnd w:id="83"/>
      <w:bookmarkEnd w:id="84"/>
      <w:bookmarkEnd w:id="85"/>
      <w:bookmarkEnd w:id="86"/>
    </w:p>
    <w:p w14:paraId="387264E2">
      <w:r>
        <w:rPr>
          <w:rFonts w:hint="eastAsia"/>
        </w:rPr>
        <w:t>测试执行过程中，存在风险及对应的控制措施如</w:t>
      </w:r>
      <w:r>
        <w:rPr>
          <w:rFonts w:hint="eastAsia"/>
        </w:rPr>
        <w:fldChar w:fldCharType="begin"/>
      </w:r>
      <w:r>
        <w:rPr>
          <w:rFonts w:hint="eastAsia"/>
        </w:rPr>
        <w:instrText xml:space="preserve"> REF _Ref29334 \h </w:instrText>
      </w:r>
      <w:r>
        <w:rPr>
          <w:rFonts w:hint="eastAsia"/>
        </w:rPr>
        <w:fldChar w:fldCharType="separate"/>
      </w:r>
      <w:r>
        <w:t>表 6</w:t>
      </w:r>
      <w:r>
        <w:rPr>
          <w:rFonts w:hint="eastAsia"/>
        </w:rPr>
        <w:fldChar w:fldCharType="end"/>
      </w:r>
      <w:r>
        <w:rPr>
          <w:rFonts w:hint="eastAsia"/>
        </w:rPr>
        <w:t>所示。</w:t>
      </w:r>
    </w:p>
    <w:p w14:paraId="17950A4C">
      <w:pPr>
        <w:pStyle w:val="12"/>
      </w:pPr>
      <w:bookmarkStart w:id="87" w:name="_Ref29334"/>
      <w:r>
        <w:t>表</w:t>
      </w:r>
      <w:bookmarkEnd w:id="87"/>
      <w:r>
        <w:rPr>
          <w:rFonts w:hint="eastAsia"/>
        </w:rPr>
        <w:t>9-1 存在风险及控制措施</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4"/>
        <w:gridCol w:w="3170"/>
        <w:gridCol w:w="4803"/>
      </w:tblGrid>
      <w:tr w14:paraId="559E8355">
        <w:trPr>
          <w:trHeight w:val="113" w:hRule="atLeast"/>
          <w:tblHeader/>
          <w:jc w:val="center"/>
        </w:trPr>
        <w:tc>
          <w:tcPr>
            <w:tcW w:w="427" w:type="pct"/>
            <w:tcBorders>
              <w:top w:val="single" w:color="auto" w:sz="4" w:space="0"/>
              <w:left w:val="single" w:color="auto" w:sz="4" w:space="0"/>
              <w:bottom w:val="single" w:color="auto" w:sz="4" w:space="0"/>
              <w:right w:val="single" w:color="auto" w:sz="4" w:space="0"/>
            </w:tcBorders>
            <w:shd w:val="clear" w:color="auto" w:fill="E6E6E6"/>
            <w:vAlign w:val="center"/>
          </w:tcPr>
          <w:p w14:paraId="4BB8B111">
            <w:pPr>
              <w:pStyle w:val="59"/>
            </w:pPr>
            <w:r>
              <w:rPr>
                <w:rFonts w:hint="eastAsia"/>
              </w:rPr>
              <w:t>序号</w:t>
            </w:r>
          </w:p>
        </w:tc>
        <w:tc>
          <w:tcPr>
            <w:tcW w:w="1818" w:type="pct"/>
            <w:tcBorders>
              <w:top w:val="single" w:color="auto" w:sz="4" w:space="0"/>
              <w:left w:val="single" w:color="auto" w:sz="4" w:space="0"/>
              <w:bottom w:val="single" w:color="auto" w:sz="4" w:space="0"/>
              <w:right w:val="single" w:color="auto" w:sz="4" w:space="0"/>
            </w:tcBorders>
            <w:shd w:val="clear" w:color="auto" w:fill="E6E6E6"/>
            <w:vAlign w:val="center"/>
          </w:tcPr>
          <w:p w14:paraId="076DC081">
            <w:pPr>
              <w:pStyle w:val="59"/>
            </w:pPr>
            <w:r>
              <w:rPr>
                <w:rFonts w:hint="eastAsia"/>
              </w:rPr>
              <w:t>存在风险</w:t>
            </w:r>
          </w:p>
        </w:tc>
        <w:tc>
          <w:tcPr>
            <w:tcW w:w="2755" w:type="pct"/>
            <w:tcBorders>
              <w:top w:val="single" w:color="auto" w:sz="4" w:space="0"/>
              <w:left w:val="single" w:color="auto" w:sz="4" w:space="0"/>
              <w:bottom w:val="single" w:color="auto" w:sz="4" w:space="0"/>
              <w:right w:val="single" w:color="auto" w:sz="4" w:space="0"/>
            </w:tcBorders>
            <w:shd w:val="clear" w:color="auto" w:fill="E6E6E6"/>
            <w:vAlign w:val="center"/>
          </w:tcPr>
          <w:p w14:paraId="187EDAD9">
            <w:pPr>
              <w:pStyle w:val="59"/>
            </w:pPr>
            <w:r>
              <w:rPr>
                <w:rFonts w:hint="eastAsia"/>
              </w:rPr>
              <w:t>控制措施</w:t>
            </w:r>
          </w:p>
        </w:tc>
      </w:tr>
      <w:tr w14:paraId="3D33AEE5">
        <w:trPr>
          <w:trHeight w:val="113" w:hRule="atLeast"/>
          <w:jc w:val="center"/>
        </w:trPr>
        <w:tc>
          <w:tcPr>
            <w:tcW w:w="427" w:type="pct"/>
            <w:tcBorders>
              <w:top w:val="single" w:color="auto" w:sz="4" w:space="0"/>
              <w:left w:val="single" w:color="auto" w:sz="4" w:space="0"/>
              <w:bottom w:val="single" w:color="auto" w:sz="4" w:space="0"/>
              <w:right w:val="single" w:color="auto" w:sz="4" w:space="0"/>
            </w:tcBorders>
            <w:vAlign w:val="center"/>
          </w:tcPr>
          <w:p w14:paraId="3D213F2D">
            <w:pPr>
              <w:pStyle w:val="59"/>
            </w:pPr>
            <w:r>
              <w:rPr>
                <w:rFonts w:hint="eastAsia"/>
              </w:rPr>
              <w:t>1</w:t>
            </w:r>
          </w:p>
        </w:tc>
        <w:tc>
          <w:tcPr>
            <w:tcW w:w="1818" w:type="pct"/>
            <w:tcBorders>
              <w:top w:val="single" w:color="auto" w:sz="4" w:space="0"/>
              <w:left w:val="single" w:color="auto" w:sz="4" w:space="0"/>
              <w:bottom w:val="single" w:color="auto" w:sz="4" w:space="0"/>
              <w:right w:val="single" w:color="auto" w:sz="4" w:space="0"/>
            </w:tcBorders>
            <w:vAlign w:val="center"/>
          </w:tcPr>
          <w:p w14:paraId="6600AADD">
            <w:pPr>
              <w:pStyle w:val="59"/>
            </w:pPr>
            <w:r>
              <w:rPr>
                <w:rFonts w:hint="eastAsia"/>
              </w:rPr>
              <w:t>平台功能模块较多且耦合性强，测试人员操作不规范可能导致兼容性问题或功能冲突。</w:t>
            </w:r>
          </w:p>
        </w:tc>
        <w:tc>
          <w:tcPr>
            <w:tcW w:w="2755" w:type="pct"/>
            <w:tcBorders>
              <w:top w:val="single" w:color="auto" w:sz="4" w:space="0"/>
              <w:left w:val="single" w:color="auto" w:sz="4" w:space="0"/>
              <w:bottom w:val="single" w:color="auto" w:sz="4" w:space="0"/>
              <w:right w:val="single" w:color="auto" w:sz="4" w:space="0"/>
            </w:tcBorders>
            <w:vAlign w:val="center"/>
          </w:tcPr>
          <w:p w14:paraId="42A7DF70">
            <w:pPr>
              <w:pStyle w:val="59"/>
              <w:jc w:val="both"/>
            </w:pPr>
            <w:r>
              <w:rPr>
                <w:rFonts w:hint="eastAsia"/>
              </w:rPr>
              <w:t>制定详细的测试方案，明确每个功能模块的测试步骤和注意事项；开展测试操作培训，确保每位测试人员熟练掌握操作流程；建立测试结果检查机制，由测试组组长对每项指标的测试步骤和结论进行复核，保障测试结果准确。</w:t>
            </w:r>
          </w:p>
        </w:tc>
      </w:tr>
      <w:tr w14:paraId="3801030A">
        <w:trPr>
          <w:trHeight w:val="113" w:hRule="atLeast"/>
          <w:jc w:val="center"/>
        </w:trPr>
        <w:tc>
          <w:tcPr>
            <w:tcW w:w="427" w:type="pct"/>
            <w:tcBorders>
              <w:top w:val="single" w:color="auto" w:sz="4" w:space="0"/>
              <w:left w:val="single" w:color="auto" w:sz="4" w:space="0"/>
              <w:bottom w:val="single" w:color="auto" w:sz="4" w:space="0"/>
              <w:right w:val="single" w:color="auto" w:sz="4" w:space="0"/>
            </w:tcBorders>
            <w:vAlign w:val="center"/>
          </w:tcPr>
          <w:p w14:paraId="02C94D8E">
            <w:pPr>
              <w:pStyle w:val="59"/>
            </w:pPr>
            <w:r>
              <w:rPr>
                <w:rFonts w:hint="eastAsia"/>
              </w:rPr>
              <w:t>2</w:t>
            </w:r>
          </w:p>
        </w:tc>
        <w:tc>
          <w:tcPr>
            <w:tcW w:w="1818" w:type="pct"/>
            <w:tcBorders>
              <w:top w:val="single" w:color="auto" w:sz="4" w:space="0"/>
              <w:left w:val="single" w:color="auto" w:sz="4" w:space="0"/>
              <w:bottom w:val="single" w:color="auto" w:sz="4" w:space="0"/>
              <w:right w:val="single" w:color="auto" w:sz="4" w:space="0"/>
            </w:tcBorders>
            <w:vAlign w:val="center"/>
          </w:tcPr>
          <w:p w14:paraId="7FB0E333">
            <w:pPr>
              <w:pStyle w:val="59"/>
            </w:pPr>
            <w:r>
              <w:rPr>
                <w:rFonts w:hint="eastAsia"/>
              </w:rPr>
              <w:t>测试用例较多，测试过程中可能因为问题排查定位和整改修复耗时过久，影响测试用例的执行进度</w:t>
            </w:r>
          </w:p>
        </w:tc>
        <w:tc>
          <w:tcPr>
            <w:tcW w:w="2755" w:type="pct"/>
            <w:tcBorders>
              <w:top w:val="single" w:color="auto" w:sz="4" w:space="0"/>
              <w:left w:val="single" w:color="auto" w:sz="4" w:space="0"/>
              <w:bottom w:val="single" w:color="auto" w:sz="4" w:space="0"/>
              <w:right w:val="single" w:color="auto" w:sz="4" w:space="0"/>
            </w:tcBorders>
            <w:vAlign w:val="center"/>
          </w:tcPr>
          <w:p w14:paraId="40091896">
            <w:pPr>
              <w:pStyle w:val="59"/>
              <w:jc w:val="both"/>
            </w:pPr>
            <w:r>
              <w:rPr>
                <w:rFonts w:hint="eastAsia"/>
              </w:rPr>
              <w:t>将测试用例分批次执行，优先保障核心功能测试；组建由平台开发人员、测试专家组成的响应小组，保障问题及时排查整改；每日召开问题分析会，集中解决严重问题或共性技术难题，保障测试有序推进。</w:t>
            </w:r>
          </w:p>
        </w:tc>
      </w:tr>
      <w:tr w14:paraId="3C5D4156">
        <w:trPr>
          <w:trHeight w:val="113" w:hRule="atLeast"/>
          <w:jc w:val="center"/>
        </w:trPr>
        <w:tc>
          <w:tcPr>
            <w:tcW w:w="427" w:type="pct"/>
            <w:tcBorders>
              <w:top w:val="single" w:color="auto" w:sz="4" w:space="0"/>
              <w:left w:val="single" w:color="auto" w:sz="4" w:space="0"/>
              <w:bottom w:val="single" w:color="auto" w:sz="4" w:space="0"/>
              <w:right w:val="single" w:color="auto" w:sz="4" w:space="0"/>
            </w:tcBorders>
            <w:vAlign w:val="center"/>
          </w:tcPr>
          <w:p w14:paraId="19DE7A97">
            <w:pPr>
              <w:pStyle w:val="59"/>
            </w:pPr>
            <w:r>
              <w:rPr>
                <w:rFonts w:hint="eastAsia"/>
              </w:rPr>
              <w:t>3</w:t>
            </w:r>
          </w:p>
        </w:tc>
        <w:tc>
          <w:tcPr>
            <w:tcW w:w="1818" w:type="pct"/>
            <w:tcBorders>
              <w:top w:val="single" w:color="auto" w:sz="4" w:space="0"/>
              <w:left w:val="single" w:color="auto" w:sz="4" w:space="0"/>
              <w:bottom w:val="single" w:color="auto" w:sz="4" w:space="0"/>
              <w:right w:val="single" w:color="auto" w:sz="4" w:space="0"/>
            </w:tcBorders>
            <w:vAlign w:val="center"/>
          </w:tcPr>
          <w:p w14:paraId="0711B22C">
            <w:pPr>
              <w:pStyle w:val="59"/>
            </w:pPr>
            <w:r>
              <w:rPr>
                <w:rFonts w:hint="eastAsia"/>
              </w:rPr>
              <w:t>人力、测试环境或算力资源不足，可能导致测试进度延迟，影响测试进度和质量。</w:t>
            </w:r>
          </w:p>
        </w:tc>
        <w:tc>
          <w:tcPr>
            <w:tcW w:w="2755" w:type="pct"/>
            <w:tcBorders>
              <w:top w:val="single" w:color="auto" w:sz="4" w:space="0"/>
              <w:left w:val="single" w:color="auto" w:sz="4" w:space="0"/>
              <w:bottom w:val="single" w:color="auto" w:sz="4" w:space="0"/>
              <w:right w:val="single" w:color="auto" w:sz="4" w:space="0"/>
            </w:tcBorders>
            <w:vAlign w:val="center"/>
          </w:tcPr>
          <w:p w14:paraId="4CED081E">
            <w:pPr>
              <w:pStyle w:val="59"/>
              <w:jc w:val="both"/>
            </w:pPr>
            <w:r>
              <w:rPr>
                <w:rFonts w:hint="eastAsia"/>
              </w:rPr>
              <w:t>提前编制详细的资源需求计划，明确测试各阶段所需资源，做好资源准备工作；准备备用测试环境和设备，应对突发需求；与其他研发团队建立灵活支撑机制，在测试高峰期安排其他开发人员支援测试工作。</w:t>
            </w:r>
          </w:p>
        </w:tc>
      </w:tr>
    </w:tbl>
    <w:p w14:paraId="162BD212"/>
    <w:sectPr>
      <w:footerReference r:id="rId15" w:type="first"/>
      <w:footerReference r:id="rId14" w:type="default"/>
      <w:pgSz w:w="11906" w:h="16838"/>
      <w:pgMar w:top="1701" w:right="1701" w:bottom="1701" w:left="1701" w:header="851" w:footer="851" w:gutter="0"/>
      <w:pgNumType w:start="1"/>
      <w:cols w:space="425" w:num="1"/>
      <w:docGrid w:type="linesAndChar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02B9B0E-0CD0-E95B-B50F-E669A042CDBE}"/>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roman"/>
    <w:pitch w:val="default"/>
    <w:sig w:usb0="00000000" w:usb1="00000000" w:usb2="00000000" w:usb3="00000000" w:csb0="0000019F" w:csb1="00000000"/>
  </w:font>
  <w:font w:name="Kingsoft Math">
    <w:panose1 w:val="02040503050406030204"/>
    <w:charset w:val="00"/>
    <w:family w:val="auto"/>
    <w:pitch w:val="default"/>
    <w:sig w:usb0="80000087" w:usb1="00002068" w:usb2="00000000" w:usb3="00000000" w:csb0="2000019F"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SimHei">
    <w:panose1 w:val="00000000000000000000"/>
    <w:charset w:val="00"/>
    <w:family w:val="auto"/>
    <w:pitch w:val="default"/>
    <w:sig w:usb0="800000EB" w:usb1="380160EA" w:usb2="14400000" w:usb3="00000000" w:csb0="00000001" w:csb1="00000000"/>
  </w:font>
  <w:font w:name="仿宋_GB2312">
    <w:altName w:val="方正仿宋_GBK"/>
    <w:panose1 w:val="02010609030101010101"/>
    <w:charset w:val="86"/>
    <w:family w:val="modern"/>
    <w:pitch w:val="default"/>
    <w:sig w:usb0="00000000" w:usb1="00000000" w:usb2="00000010" w:usb3="00000000" w:csb0="00040000" w:csb1="00000000"/>
  </w:font>
  <w:font w:name="Arial">
    <w:panose1 w:val="020B0604020202090204"/>
    <w:charset w:val="00"/>
    <w:family w:val="swiss"/>
    <w:pitch w:val="default"/>
    <w:sig w:usb0="E0000AFF" w:usb1="0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Courier New">
    <w:panose1 w:val="02070409020205090404"/>
    <w:charset w:val="00"/>
    <w:family w:val="modern"/>
    <w:pitch w:val="default"/>
    <w:sig w:usb0="E0000AFF" w:usb1="40007843" w:usb2="00000001" w:usb3="00000000" w:csb0="400001BF" w:csb1="DFF70000"/>
    <w:embedRegular r:id="rId2" w:fontKey="{38104D3F-EF55-5532-B50F-E669AA4A1812}"/>
  </w:font>
  <w:font w:name="等线">
    <w:altName w:val="汉仪中等线KW"/>
    <w:panose1 w:val="02010600030101010101"/>
    <w:charset w:val="86"/>
    <w:family w:val="auto"/>
    <w:pitch w:val="default"/>
    <w:sig w:usb0="00000000" w:usb1="00000000" w:usb2="00000016" w:usb3="00000000" w:csb0="0004000F" w:csb1="00000000"/>
  </w:font>
  <w:font w:name="DengXian">
    <w:panose1 w:val="00000000000000000000"/>
    <w:charset w:val="00"/>
    <w:family w:val="auto"/>
    <w:pitch w:val="default"/>
    <w:sig w:usb0="E00002FF" w:usb1="5000785B" w:usb2="00000000" w:usb3="00000000" w:csb0="2000019F" w:csb1="4F010000"/>
  </w:font>
  <w:font w:name="微软雅黑">
    <w:altName w:val="汉仪旗黑"/>
    <w:panose1 w:val="020B0503020204020204"/>
    <w:charset w:val="86"/>
    <w:family w:val="swiss"/>
    <w:pitch w:val="default"/>
    <w:sig w:usb0="00000000" w:usb1="00000000" w:usb2="00000016" w:usb3="00000000" w:csb0="0004001F" w:csb1="00000000"/>
  </w:font>
  <w:font w:name="___WRD_EMBED_SUB_47">
    <w:altName w:val="苹方-简"/>
    <w:panose1 w:val="00000000000000000000"/>
    <w:charset w:val="86"/>
    <w:family w:val="modern"/>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FC0FA">
    <w:pPr>
      <w:pStyle w:val="20"/>
      <w:ind w:firstLine="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0CCB3">
    <w:pPr>
      <w:pStyle w:val="20"/>
      <w:ind w:firstLine="420"/>
      <w:rPr>
        <w:rStyle w:val="33"/>
      </w:rPr>
    </w:pPr>
    <w:r>
      <w:rPr>
        <w:rStyle w:val="33"/>
      </w:rPr>
      <w:fldChar w:fldCharType="begin"/>
    </w:r>
    <w:r>
      <w:rPr>
        <w:rStyle w:val="33"/>
      </w:rPr>
      <w:instrText xml:space="preserve">PAGE  </w:instrText>
    </w:r>
    <w:r>
      <w:rPr>
        <w:rStyle w:val="33"/>
      </w:rPr>
      <w:fldChar w:fldCharType="end"/>
    </w:r>
  </w:p>
  <w:p w14:paraId="1839D695">
    <w:pPr>
      <w:pStyle w:val="20"/>
      <w:ind w:firstLine="4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79EA9">
    <w:pPr>
      <w:pStyle w:val="20"/>
      <w:ind w:firstLine="4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0554169"/>
      <w:docPartObj>
        <w:docPartGallery w:val="AutoText"/>
      </w:docPartObj>
    </w:sdtPr>
    <w:sdtContent>
      <w:p w14:paraId="1E5B3AB8">
        <w:pPr>
          <w:pStyle w:val="20"/>
          <w:ind w:firstLine="420"/>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0799761"/>
      <w:docPartObj>
        <w:docPartGallery w:val="AutoText"/>
      </w:docPartObj>
    </w:sdtPr>
    <w:sdtContent>
      <w:p w14:paraId="6ACFF998">
        <w:pPr>
          <w:pStyle w:val="20"/>
          <w:ind w:firstLine="420"/>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4098572"/>
      <w:docPartObj>
        <w:docPartGallery w:val="AutoText"/>
      </w:docPartObj>
    </w:sdtPr>
    <w:sdtContent>
      <w:p w14:paraId="72EBADD4">
        <w:pPr>
          <w:pStyle w:val="20"/>
          <w:ind w:firstLine="420"/>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2B759">
    <w:pPr>
      <w:pStyle w:val="20"/>
      <w:ind w:firstLine="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F74D7">
    <w:pPr>
      <w:pStyle w:val="2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FF37E">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CFACF">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EA94">
    <w:pPr>
      <w:pStyle w:val="2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60FAF"/>
    <w:multiLevelType w:val="multilevel"/>
    <w:tmpl w:val="0A260FAF"/>
    <w:lvl w:ilvl="0" w:tentative="0">
      <w:start w:val="1"/>
      <w:numFmt w:val="decimal"/>
      <w:lvlText w:val="[%1]"/>
      <w:lvlJc w:val="left"/>
      <w:pPr>
        <w:ind w:left="440" w:hanging="440"/>
      </w:pPr>
      <w:rPr>
        <w:rFonts w:hint="default" w:ascii="Times New Roman" w:hAnsi="Times New Roman" w:eastAsia="宋体"/>
        <w:b w:val="0"/>
        <w:i w:val="0"/>
        <w:sz w:val="28"/>
        <w:szCs w:val="4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16B3D1B"/>
    <w:multiLevelType w:val="multilevel"/>
    <w:tmpl w:val="216B3D1B"/>
    <w:lvl w:ilvl="0" w:tentative="0">
      <w:start w:val="1"/>
      <w:numFmt w:val="decimal"/>
      <w:lvlText w:val="[%1]"/>
      <w:lvlJc w:val="left"/>
      <w:pPr>
        <w:ind w:left="440" w:hanging="440"/>
      </w:pPr>
      <w:rPr>
        <w:rFonts w:hint="default" w:ascii="Times New Roman" w:hAnsi="Times New Roman" w:eastAsia="宋体"/>
        <w:b w:val="0"/>
        <w:i w:val="0"/>
        <w:sz w:val="28"/>
        <w:szCs w:val="4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62F80E9C"/>
    <w:multiLevelType w:val="multilevel"/>
    <w:tmpl w:val="62F80E9C"/>
    <w:lvl w:ilvl="0" w:tentative="0">
      <w:start w:val="1"/>
      <w:numFmt w:val="decimal"/>
      <w:pStyle w:val="2"/>
      <w:suff w:val="space"/>
      <w:lvlText w:val="%1"/>
      <w:lvlJc w:val="left"/>
      <w:pPr>
        <w:ind w:left="425" w:hanging="425"/>
      </w:pPr>
      <w:rPr>
        <w:rFonts w:hint="default" w:ascii="Times New Roman" w:hAnsi="Times New Roman" w:cs="Times New Roman"/>
      </w:rPr>
    </w:lvl>
    <w:lvl w:ilvl="1" w:tentative="0">
      <w:start w:val="1"/>
      <w:numFmt w:val="decimal"/>
      <w:pStyle w:val="3"/>
      <w:suff w:val="space"/>
      <w:lvlText w:val="%1.%2"/>
      <w:lvlJc w:val="left"/>
      <w:pPr>
        <w:ind w:left="992" w:hanging="567"/>
      </w:pPr>
      <w:rPr>
        <w:rFonts w:hint="default" w:ascii="Times New Roman" w:hAnsi="Times New Roman" w:cs="Times New Roman"/>
      </w:rPr>
    </w:lvl>
    <w:lvl w:ilvl="2" w:tentative="0">
      <w:start w:val="1"/>
      <w:numFmt w:val="decimal"/>
      <w:pStyle w:val="4"/>
      <w:isLgl/>
      <w:suff w:val="space"/>
      <w:lvlText w:val="%1.%2.%3"/>
      <w:lvlJc w:val="left"/>
      <w:pPr>
        <w:ind w:left="1418" w:hanging="567"/>
      </w:pPr>
      <w:rPr>
        <w:rFonts w:hint="default" w:ascii="Times New Roman" w:hAnsi="Times New Roman" w:cs="Times New Roman"/>
      </w:rPr>
    </w:lvl>
    <w:lvl w:ilvl="3" w:tentative="0">
      <w:start w:val="1"/>
      <w:numFmt w:val="decimal"/>
      <w:pStyle w:val="5"/>
      <w:suff w:val="space"/>
      <w:lvlText w:val="%1.%2.%3.%4"/>
      <w:lvlJc w:val="left"/>
      <w:pPr>
        <w:ind w:left="1984" w:hanging="708"/>
      </w:pPr>
      <w:rPr>
        <w:rFonts w:hint="default" w:ascii="Times New Roman" w:hAnsi="Times New Roman" w:cs="Times New Roman"/>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79576440"/>
    <w:multiLevelType w:val="singleLevel"/>
    <w:tmpl w:val="79576440"/>
    <w:lvl w:ilvl="0" w:tentative="0">
      <w:start w:val="1"/>
      <w:numFmt w:val="decimal"/>
      <w:lvlText w:val="%1."/>
      <w:lvlJc w:val="left"/>
      <w:pPr>
        <w:ind w:left="425" w:hanging="425"/>
      </w:pPr>
      <w:rPr>
        <w:rFonts w:hint="default"/>
      </w:rPr>
    </w:lvl>
  </w:abstractNum>
  <w:abstractNum w:abstractNumId="4">
    <w:nsid w:val="7B1A61CC"/>
    <w:multiLevelType w:val="multilevel"/>
    <w:tmpl w:val="7B1A61CC"/>
    <w:lvl w:ilvl="0" w:tentative="0">
      <w:start w:val="1"/>
      <w:numFmt w:val="decimal"/>
      <w:lvlText w:val="[%1]"/>
      <w:lvlJc w:val="left"/>
      <w:pPr>
        <w:ind w:left="440" w:hanging="440"/>
      </w:pPr>
      <w:rPr>
        <w:rFonts w:hint="default" w:ascii="Times New Roman" w:hAnsi="Times New Roman" w:eastAsia="宋体"/>
        <w:b w:val="0"/>
        <w:i w:val="0"/>
        <w:sz w:val="28"/>
        <w:szCs w:val="4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1"/>
  </w:num>
  <w:num w:numId="3">
    <w:abstractNumId w:val="0"/>
  </w:num>
  <w:num w:numId="4">
    <w:abstractNumId w:val="4"/>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林雪茹">
    <w15:presenceInfo w15:providerId="WPS Office" w15:userId="40988660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oNotHyphenateCaps/>
  <w:drawingGridHorizontalSpacing w:val="140"/>
  <w:drawingGridVerticalSpacing w:val="381"/>
  <w:displayHorizontalDrawingGridEvery w:val="0"/>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108"/>
    <w:rsid w:val="00000154"/>
    <w:rsid w:val="0000271D"/>
    <w:rsid w:val="00010110"/>
    <w:rsid w:val="00010654"/>
    <w:rsid w:val="000113A3"/>
    <w:rsid w:val="00011C35"/>
    <w:rsid w:val="00012558"/>
    <w:rsid w:val="000127AD"/>
    <w:rsid w:val="00015200"/>
    <w:rsid w:val="00015E7E"/>
    <w:rsid w:val="00015EA1"/>
    <w:rsid w:val="00016567"/>
    <w:rsid w:val="000174E4"/>
    <w:rsid w:val="00021939"/>
    <w:rsid w:val="0002272D"/>
    <w:rsid w:val="0002580C"/>
    <w:rsid w:val="00025F7A"/>
    <w:rsid w:val="00026D87"/>
    <w:rsid w:val="000302A1"/>
    <w:rsid w:val="000305B2"/>
    <w:rsid w:val="00030B21"/>
    <w:rsid w:val="00031845"/>
    <w:rsid w:val="0003224E"/>
    <w:rsid w:val="00034688"/>
    <w:rsid w:val="00035788"/>
    <w:rsid w:val="00035A2E"/>
    <w:rsid w:val="000360C2"/>
    <w:rsid w:val="00036EC9"/>
    <w:rsid w:val="0003779C"/>
    <w:rsid w:val="000409A3"/>
    <w:rsid w:val="00040C0E"/>
    <w:rsid w:val="00040EB0"/>
    <w:rsid w:val="000410B7"/>
    <w:rsid w:val="0004119A"/>
    <w:rsid w:val="00041439"/>
    <w:rsid w:val="000419DF"/>
    <w:rsid w:val="00041E91"/>
    <w:rsid w:val="0004332D"/>
    <w:rsid w:val="0004359B"/>
    <w:rsid w:val="00043E06"/>
    <w:rsid w:val="00044E30"/>
    <w:rsid w:val="000455A4"/>
    <w:rsid w:val="00045D7F"/>
    <w:rsid w:val="000469CE"/>
    <w:rsid w:val="00046D0D"/>
    <w:rsid w:val="00047036"/>
    <w:rsid w:val="000476FC"/>
    <w:rsid w:val="00047CEE"/>
    <w:rsid w:val="000502CB"/>
    <w:rsid w:val="000509C8"/>
    <w:rsid w:val="0005154A"/>
    <w:rsid w:val="000524B4"/>
    <w:rsid w:val="00052CB6"/>
    <w:rsid w:val="00053C19"/>
    <w:rsid w:val="000550C8"/>
    <w:rsid w:val="00055E64"/>
    <w:rsid w:val="00056ADF"/>
    <w:rsid w:val="00057DB1"/>
    <w:rsid w:val="000607DE"/>
    <w:rsid w:val="000608C3"/>
    <w:rsid w:val="00060C43"/>
    <w:rsid w:val="0006101E"/>
    <w:rsid w:val="000611AD"/>
    <w:rsid w:val="000611BC"/>
    <w:rsid w:val="0006192F"/>
    <w:rsid w:val="00062A63"/>
    <w:rsid w:val="0006485C"/>
    <w:rsid w:val="00064A79"/>
    <w:rsid w:val="0006596A"/>
    <w:rsid w:val="0007064B"/>
    <w:rsid w:val="0007083F"/>
    <w:rsid w:val="000721A2"/>
    <w:rsid w:val="000740AE"/>
    <w:rsid w:val="00077899"/>
    <w:rsid w:val="000778F8"/>
    <w:rsid w:val="00082763"/>
    <w:rsid w:val="000867AD"/>
    <w:rsid w:val="00086A62"/>
    <w:rsid w:val="0009061B"/>
    <w:rsid w:val="00090D0F"/>
    <w:rsid w:val="000930DF"/>
    <w:rsid w:val="000931FB"/>
    <w:rsid w:val="00094D15"/>
    <w:rsid w:val="000A107E"/>
    <w:rsid w:val="000A20E2"/>
    <w:rsid w:val="000A298C"/>
    <w:rsid w:val="000A2BD0"/>
    <w:rsid w:val="000A341D"/>
    <w:rsid w:val="000A5E8B"/>
    <w:rsid w:val="000A6252"/>
    <w:rsid w:val="000B00A9"/>
    <w:rsid w:val="000B178A"/>
    <w:rsid w:val="000B2B3A"/>
    <w:rsid w:val="000B3499"/>
    <w:rsid w:val="000B3F53"/>
    <w:rsid w:val="000B497A"/>
    <w:rsid w:val="000B5295"/>
    <w:rsid w:val="000B5E0F"/>
    <w:rsid w:val="000B62AB"/>
    <w:rsid w:val="000B6B39"/>
    <w:rsid w:val="000B706D"/>
    <w:rsid w:val="000B7268"/>
    <w:rsid w:val="000B7BAE"/>
    <w:rsid w:val="000C109E"/>
    <w:rsid w:val="000C22DF"/>
    <w:rsid w:val="000C4B7F"/>
    <w:rsid w:val="000C5385"/>
    <w:rsid w:val="000C5DEC"/>
    <w:rsid w:val="000C6465"/>
    <w:rsid w:val="000C6DFC"/>
    <w:rsid w:val="000D20AD"/>
    <w:rsid w:val="000D2204"/>
    <w:rsid w:val="000D2831"/>
    <w:rsid w:val="000D4248"/>
    <w:rsid w:val="000D467A"/>
    <w:rsid w:val="000D4705"/>
    <w:rsid w:val="000D4B58"/>
    <w:rsid w:val="000D5B06"/>
    <w:rsid w:val="000D6179"/>
    <w:rsid w:val="000D65B2"/>
    <w:rsid w:val="000D6AED"/>
    <w:rsid w:val="000D6D23"/>
    <w:rsid w:val="000D7363"/>
    <w:rsid w:val="000D7DFE"/>
    <w:rsid w:val="000E11D6"/>
    <w:rsid w:val="000E2057"/>
    <w:rsid w:val="000E2E05"/>
    <w:rsid w:val="000E404B"/>
    <w:rsid w:val="000E4152"/>
    <w:rsid w:val="000E684F"/>
    <w:rsid w:val="000F1412"/>
    <w:rsid w:val="000F36F4"/>
    <w:rsid w:val="000F3EAB"/>
    <w:rsid w:val="000F40B0"/>
    <w:rsid w:val="000F5F62"/>
    <w:rsid w:val="000F76B2"/>
    <w:rsid w:val="001003EA"/>
    <w:rsid w:val="001019AE"/>
    <w:rsid w:val="00103D0F"/>
    <w:rsid w:val="001052A1"/>
    <w:rsid w:val="001110C3"/>
    <w:rsid w:val="00111362"/>
    <w:rsid w:val="001117D7"/>
    <w:rsid w:val="00112A92"/>
    <w:rsid w:val="00114609"/>
    <w:rsid w:val="00115818"/>
    <w:rsid w:val="00117772"/>
    <w:rsid w:val="00120BDD"/>
    <w:rsid w:val="001219BB"/>
    <w:rsid w:val="00121F5D"/>
    <w:rsid w:val="00123B7D"/>
    <w:rsid w:val="00123CCC"/>
    <w:rsid w:val="00123FE8"/>
    <w:rsid w:val="00124DC8"/>
    <w:rsid w:val="0012584C"/>
    <w:rsid w:val="001312A9"/>
    <w:rsid w:val="00132530"/>
    <w:rsid w:val="00133C05"/>
    <w:rsid w:val="00133DB0"/>
    <w:rsid w:val="0013494C"/>
    <w:rsid w:val="001349E8"/>
    <w:rsid w:val="0013562E"/>
    <w:rsid w:val="00135A9C"/>
    <w:rsid w:val="001361B5"/>
    <w:rsid w:val="00136A06"/>
    <w:rsid w:val="001405AF"/>
    <w:rsid w:val="00140C53"/>
    <w:rsid w:val="00141110"/>
    <w:rsid w:val="00141792"/>
    <w:rsid w:val="00142491"/>
    <w:rsid w:val="00142C4B"/>
    <w:rsid w:val="00142DCB"/>
    <w:rsid w:val="0014665D"/>
    <w:rsid w:val="00147A6F"/>
    <w:rsid w:val="00150F70"/>
    <w:rsid w:val="001527AE"/>
    <w:rsid w:val="00153D90"/>
    <w:rsid w:val="001558AC"/>
    <w:rsid w:val="00156738"/>
    <w:rsid w:val="00156F59"/>
    <w:rsid w:val="0016018A"/>
    <w:rsid w:val="00160685"/>
    <w:rsid w:val="00160A3F"/>
    <w:rsid w:val="00161097"/>
    <w:rsid w:val="00161802"/>
    <w:rsid w:val="0016572D"/>
    <w:rsid w:val="00166FF8"/>
    <w:rsid w:val="00167446"/>
    <w:rsid w:val="001706B3"/>
    <w:rsid w:val="00170B56"/>
    <w:rsid w:val="00170CE8"/>
    <w:rsid w:val="00170FB0"/>
    <w:rsid w:val="00171761"/>
    <w:rsid w:val="00171E94"/>
    <w:rsid w:val="001726CB"/>
    <w:rsid w:val="00172BC9"/>
    <w:rsid w:val="00172D67"/>
    <w:rsid w:val="00174FFD"/>
    <w:rsid w:val="00175BA4"/>
    <w:rsid w:val="0017651D"/>
    <w:rsid w:val="00181114"/>
    <w:rsid w:val="0018527B"/>
    <w:rsid w:val="00185B6F"/>
    <w:rsid w:val="00185CA8"/>
    <w:rsid w:val="00186B71"/>
    <w:rsid w:val="00186DCC"/>
    <w:rsid w:val="001873B5"/>
    <w:rsid w:val="00192725"/>
    <w:rsid w:val="00192851"/>
    <w:rsid w:val="00192ADB"/>
    <w:rsid w:val="00193565"/>
    <w:rsid w:val="001938B4"/>
    <w:rsid w:val="00195594"/>
    <w:rsid w:val="00196DC4"/>
    <w:rsid w:val="001A1845"/>
    <w:rsid w:val="001A21C5"/>
    <w:rsid w:val="001A3099"/>
    <w:rsid w:val="001A3847"/>
    <w:rsid w:val="001A486F"/>
    <w:rsid w:val="001A5887"/>
    <w:rsid w:val="001A690E"/>
    <w:rsid w:val="001A699F"/>
    <w:rsid w:val="001B0685"/>
    <w:rsid w:val="001B06F6"/>
    <w:rsid w:val="001B31E2"/>
    <w:rsid w:val="001B3E52"/>
    <w:rsid w:val="001B4631"/>
    <w:rsid w:val="001B484A"/>
    <w:rsid w:val="001B49C5"/>
    <w:rsid w:val="001B6305"/>
    <w:rsid w:val="001B6621"/>
    <w:rsid w:val="001C09E0"/>
    <w:rsid w:val="001C2353"/>
    <w:rsid w:val="001C24E0"/>
    <w:rsid w:val="001C2703"/>
    <w:rsid w:val="001C37E1"/>
    <w:rsid w:val="001C4747"/>
    <w:rsid w:val="001C5889"/>
    <w:rsid w:val="001C5A19"/>
    <w:rsid w:val="001C6923"/>
    <w:rsid w:val="001C6BD6"/>
    <w:rsid w:val="001D01E4"/>
    <w:rsid w:val="001D028B"/>
    <w:rsid w:val="001D0692"/>
    <w:rsid w:val="001D0EDD"/>
    <w:rsid w:val="001D12DA"/>
    <w:rsid w:val="001D1EAD"/>
    <w:rsid w:val="001D25EC"/>
    <w:rsid w:val="001D3896"/>
    <w:rsid w:val="001D43B7"/>
    <w:rsid w:val="001D4EF9"/>
    <w:rsid w:val="001D6944"/>
    <w:rsid w:val="001D7844"/>
    <w:rsid w:val="001D792A"/>
    <w:rsid w:val="001E02E0"/>
    <w:rsid w:val="001E2921"/>
    <w:rsid w:val="001E3B84"/>
    <w:rsid w:val="001E3D4A"/>
    <w:rsid w:val="001E4A78"/>
    <w:rsid w:val="001E7120"/>
    <w:rsid w:val="001E7814"/>
    <w:rsid w:val="001F04DD"/>
    <w:rsid w:val="001F0BB1"/>
    <w:rsid w:val="001F4EF6"/>
    <w:rsid w:val="001F6E7B"/>
    <w:rsid w:val="002012D8"/>
    <w:rsid w:val="00201775"/>
    <w:rsid w:val="00203A6F"/>
    <w:rsid w:val="002046E8"/>
    <w:rsid w:val="00204C10"/>
    <w:rsid w:val="00204D68"/>
    <w:rsid w:val="002051E6"/>
    <w:rsid w:val="00210F63"/>
    <w:rsid w:val="002122C9"/>
    <w:rsid w:val="002124ED"/>
    <w:rsid w:val="0021395A"/>
    <w:rsid w:val="00213BF7"/>
    <w:rsid w:val="002147DC"/>
    <w:rsid w:val="00215F0A"/>
    <w:rsid w:val="002169B1"/>
    <w:rsid w:val="00220599"/>
    <w:rsid w:val="0022338A"/>
    <w:rsid w:val="00223A8C"/>
    <w:rsid w:val="00224552"/>
    <w:rsid w:val="00224A6E"/>
    <w:rsid w:val="00224C06"/>
    <w:rsid w:val="00225432"/>
    <w:rsid w:val="002257F5"/>
    <w:rsid w:val="00225F54"/>
    <w:rsid w:val="00226688"/>
    <w:rsid w:val="00227F63"/>
    <w:rsid w:val="0023104F"/>
    <w:rsid w:val="00231C9A"/>
    <w:rsid w:val="0023232E"/>
    <w:rsid w:val="0023379E"/>
    <w:rsid w:val="002337C3"/>
    <w:rsid w:val="002356BA"/>
    <w:rsid w:val="00235DF7"/>
    <w:rsid w:val="002360E9"/>
    <w:rsid w:val="0023662E"/>
    <w:rsid w:val="002367F2"/>
    <w:rsid w:val="00236A0F"/>
    <w:rsid w:val="002415D5"/>
    <w:rsid w:val="002418D9"/>
    <w:rsid w:val="00244115"/>
    <w:rsid w:val="00244A43"/>
    <w:rsid w:val="00245F89"/>
    <w:rsid w:val="002465B0"/>
    <w:rsid w:val="00247C14"/>
    <w:rsid w:val="002502D6"/>
    <w:rsid w:val="0025062F"/>
    <w:rsid w:val="00250E3B"/>
    <w:rsid w:val="0025173B"/>
    <w:rsid w:val="00253DF3"/>
    <w:rsid w:val="00253F1D"/>
    <w:rsid w:val="00256358"/>
    <w:rsid w:val="00257CF7"/>
    <w:rsid w:val="0026288F"/>
    <w:rsid w:val="00263128"/>
    <w:rsid w:val="0026389D"/>
    <w:rsid w:val="00263E03"/>
    <w:rsid w:val="00264F10"/>
    <w:rsid w:val="00265534"/>
    <w:rsid w:val="002668F8"/>
    <w:rsid w:val="0027162C"/>
    <w:rsid w:val="00271B25"/>
    <w:rsid w:val="00272DB0"/>
    <w:rsid w:val="00274CBE"/>
    <w:rsid w:val="00275914"/>
    <w:rsid w:val="00275F08"/>
    <w:rsid w:val="00277728"/>
    <w:rsid w:val="00277980"/>
    <w:rsid w:val="00280A19"/>
    <w:rsid w:val="002815DE"/>
    <w:rsid w:val="002816FD"/>
    <w:rsid w:val="00281ED7"/>
    <w:rsid w:val="00282AA5"/>
    <w:rsid w:val="00282D4F"/>
    <w:rsid w:val="00283780"/>
    <w:rsid w:val="002841E7"/>
    <w:rsid w:val="00286B0B"/>
    <w:rsid w:val="00287D6A"/>
    <w:rsid w:val="0029095D"/>
    <w:rsid w:val="00290B92"/>
    <w:rsid w:val="00292E29"/>
    <w:rsid w:val="00293747"/>
    <w:rsid w:val="00293F8C"/>
    <w:rsid w:val="0029408D"/>
    <w:rsid w:val="00297274"/>
    <w:rsid w:val="002A0398"/>
    <w:rsid w:val="002A1564"/>
    <w:rsid w:val="002A2D06"/>
    <w:rsid w:val="002A34A3"/>
    <w:rsid w:val="002A38C5"/>
    <w:rsid w:val="002A4767"/>
    <w:rsid w:val="002A505C"/>
    <w:rsid w:val="002A51D1"/>
    <w:rsid w:val="002A51F9"/>
    <w:rsid w:val="002A5288"/>
    <w:rsid w:val="002B2262"/>
    <w:rsid w:val="002B3153"/>
    <w:rsid w:val="002B5FFA"/>
    <w:rsid w:val="002B6A8C"/>
    <w:rsid w:val="002B7B52"/>
    <w:rsid w:val="002C221F"/>
    <w:rsid w:val="002C3C87"/>
    <w:rsid w:val="002C4616"/>
    <w:rsid w:val="002C4C33"/>
    <w:rsid w:val="002C51C6"/>
    <w:rsid w:val="002C5712"/>
    <w:rsid w:val="002C752C"/>
    <w:rsid w:val="002C7E2A"/>
    <w:rsid w:val="002D04E4"/>
    <w:rsid w:val="002D0B55"/>
    <w:rsid w:val="002D16D5"/>
    <w:rsid w:val="002D1E1D"/>
    <w:rsid w:val="002D6F60"/>
    <w:rsid w:val="002D7108"/>
    <w:rsid w:val="002E1503"/>
    <w:rsid w:val="002E1E5B"/>
    <w:rsid w:val="002E24B6"/>
    <w:rsid w:val="002E282B"/>
    <w:rsid w:val="002E2863"/>
    <w:rsid w:val="002E3A31"/>
    <w:rsid w:val="002E4F6B"/>
    <w:rsid w:val="002E6318"/>
    <w:rsid w:val="002E6A96"/>
    <w:rsid w:val="002E700E"/>
    <w:rsid w:val="002E72D0"/>
    <w:rsid w:val="002F05E8"/>
    <w:rsid w:val="002F067A"/>
    <w:rsid w:val="002F3767"/>
    <w:rsid w:val="002F40CE"/>
    <w:rsid w:val="002F4300"/>
    <w:rsid w:val="002F637A"/>
    <w:rsid w:val="002F7962"/>
    <w:rsid w:val="002F7A78"/>
    <w:rsid w:val="003010E0"/>
    <w:rsid w:val="00305007"/>
    <w:rsid w:val="003050E9"/>
    <w:rsid w:val="0030570D"/>
    <w:rsid w:val="0030645D"/>
    <w:rsid w:val="0030764F"/>
    <w:rsid w:val="003106AD"/>
    <w:rsid w:val="0031080D"/>
    <w:rsid w:val="00310B8D"/>
    <w:rsid w:val="003111BE"/>
    <w:rsid w:val="0031398E"/>
    <w:rsid w:val="00314504"/>
    <w:rsid w:val="003152FD"/>
    <w:rsid w:val="003166F8"/>
    <w:rsid w:val="00316EA7"/>
    <w:rsid w:val="0032087B"/>
    <w:rsid w:val="003208DA"/>
    <w:rsid w:val="00322DCB"/>
    <w:rsid w:val="00323057"/>
    <w:rsid w:val="00323766"/>
    <w:rsid w:val="00323A31"/>
    <w:rsid w:val="003244E4"/>
    <w:rsid w:val="00324E8E"/>
    <w:rsid w:val="003251B2"/>
    <w:rsid w:val="003256C2"/>
    <w:rsid w:val="00326BCE"/>
    <w:rsid w:val="003310FD"/>
    <w:rsid w:val="0033195B"/>
    <w:rsid w:val="00331FE6"/>
    <w:rsid w:val="00337BD0"/>
    <w:rsid w:val="00337E10"/>
    <w:rsid w:val="00341E0B"/>
    <w:rsid w:val="003427E4"/>
    <w:rsid w:val="003428BF"/>
    <w:rsid w:val="003428D8"/>
    <w:rsid w:val="0034301E"/>
    <w:rsid w:val="00343810"/>
    <w:rsid w:val="003468C7"/>
    <w:rsid w:val="0035065D"/>
    <w:rsid w:val="00350F74"/>
    <w:rsid w:val="00352500"/>
    <w:rsid w:val="003536D3"/>
    <w:rsid w:val="00354319"/>
    <w:rsid w:val="0035753D"/>
    <w:rsid w:val="00362CD7"/>
    <w:rsid w:val="00364E07"/>
    <w:rsid w:val="00367720"/>
    <w:rsid w:val="00374D78"/>
    <w:rsid w:val="003757B3"/>
    <w:rsid w:val="003764DB"/>
    <w:rsid w:val="00376BAC"/>
    <w:rsid w:val="00377596"/>
    <w:rsid w:val="00380332"/>
    <w:rsid w:val="003804CA"/>
    <w:rsid w:val="00380C9D"/>
    <w:rsid w:val="00381AC3"/>
    <w:rsid w:val="00382211"/>
    <w:rsid w:val="0038437B"/>
    <w:rsid w:val="00390913"/>
    <w:rsid w:val="00390ED0"/>
    <w:rsid w:val="00392E54"/>
    <w:rsid w:val="003A040C"/>
    <w:rsid w:val="003A27FC"/>
    <w:rsid w:val="003A3095"/>
    <w:rsid w:val="003A3214"/>
    <w:rsid w:val="003A3918"/>
    <w:rsid w:val="003A696F"/>
    <w:rsid w:val="003A6A8F"/>
    <w:rsid w:val="003A75C2"/>
    <w:rsid w:val="003A7A45"/>
    <w:rsid w:val="003B1187"/>
    <w:rsid w:val="003B20F9"/>
    <w:rsid w:val="003B2755"/>
    <w:rsid w:val="003B4CAF"/>
    <w:rsid w:val="003B5BA2"/>
    <w:rsid w:val="003B736D"/>
    <w:rsid w:val="003C0A25"/>
    <w:rsid w:val="003C0B8D"/>
    <w:rsid w:val="003C333D"/>
    <w:rsid w:val="003C3F70"/>
    <w:rsid w:val="003C4456"/>
    <w:rsid w:val="003C4D51"/>
    <w:rsid w:val="003C5451"/>
    <w:rsid w:val="003C6EDF"/>
    <w:rsid w:val="003C7167"/>
    <w:rsid w:val="003C7230"/>
    <w:rsid w:val="003C78C4"/>
    <w:rsid w:val="003D06A7"/>
    <w:rsid w:val="003D0845"/>
    <w:rsid w:val="003D08E1"/>
    <w:rsid w:val="003D0FEE"/>
    <w:rsid w:val="003D18C1"/>
    <w:rsid w:val="003D5843"/>
    <w:rsid w:val="003D5C90"/>
    <w:rsid w:val="003D6587"/>
    <w:rsid w:val="003D6A82"/>
    <w:rsid w:val="003D6AAF"/>
    <w:rsid w:val="003D738C"/>
    <w:rsid w:val="003D7B80"/>
    <w:rsid w:val="003E0B93"/>
    <w:rsid w:val="003E1719"/>
    <w:rsid w:val="003E1C7E"/>
    <w:rsid w:val="003E31BE"/>
    <w:rsid w:val="003E41A2"/>
    <w:rsid w:val="003E4293"/>
    <w:rsid w:val="003E4C61"/>
    <w:rsid w:val="003E7308"/>
    <w:rsid w:val="003F01BD"/>
    <w:rsid w:val="003F2CA7"/>
    <w:rsid w:val="003F3E2F"/>
    <w:rsid w:val="003F4584"/>
    <w:rsid w:val="003F5053"/>
    <w:rsid w:val="003F64F2"/>
    <w:rsid w:val="003F6EB2"/>
    <w:rsid w:val="003F78CD"/>
    <w:rsid w:val="00400834"/>
    <w:rsid w:val="00400A0E"/>
    <w:rsid w:val="004013B6"/>
    <w:rsid w:val="0040286E"/>
    <w:rsid w:val="00403BA3"/>
    <w:rsid w:val="00404823"/>
    <w:rsid w:val="00404CCC"/>
    <w:rsid w:val="0040718E"/>
    <w:rsid w:val="00407955"/>
    <w:rsid w:val="00410DA6"/>
    <w:rsid w:val="00410E5D"/>
    <w:rsid w:val="00411B0D"/>
    <w:rsid w:val="00412AE2"/>
    <w:rsid w:val="00413016"/>
    <w:rsid w:val="00413BBB"/>
    <w:rsid w:val="004148C5"/>
    <w:rsid w:val="004159A9"/>
    <w:rsid w:val="00416EB9"/>
    <w:rsid w:val="00417946"/>
    <w:rsid w:val="00417C6F"/>
    <w:rsid w:val="00417DF9"/>
    <w:rsid w:val="00417E15"/>
    <w:rsid w:val="004226D2"/>
    <w:rsid w:val="004238C1"/>
    <w:rsid w:val="004243DD"/>
    <w:rsid w:val="00424BC4"/>
    <w:rsid w:val="00426494"/>
    <w:rsid w:val="0042665C"/>
    <w:rsid w:val="00427CE8"/>
    <w:rsid w:val="00430DED"/>
    <w:rsid w:val="0043144F"/>
    <w:rsid w:val="00431B7B"/>
    <w:rsid w:val="0043313D"/>
    <w:rsid w:val="00435617"/>
    <w:rsid w:val="004357A6"/>
    <w:rsid w:val="00435D9A"/>
    <w:rsid w:val="0043602D"/>
    <w:rsid w:val="00436EED"/>
    <w:rsid w:val="004374D3"/>
    <w:rsid w:val="00442745"/>
    <w:rsid w:val="00442CA4"/>
    <w:rsid w:val="004449CF"/>
    <w:rsid w:val="00445742"/>
    <w:rsid w:val="00450639"/>
    <w:rsid w:val="00450C7B"/>
    <w:rsid w:val="00451487"/>
    <w:rsid w:val="0045190C"/>
    <w:rsid w:val="00451C41"/>
    <w:rsid w:val="00451C8A"/>
    <w:rsid w:val="004521D8"/>
    <w:rsid w:val="00452639"/>
    <w:rsid w:val="00453130"/>
    <w:rsid w:val="00453BAE"/>
    <w:rsid w:val="00455061"/>
    <w:rsid w:val="0045514B"/>
    <w:rsid w:val="0045597D"/>
    <w:rsid w:val="00457B0E"/>
    <w:rsid w:val="00460DCB"/>
    <w:rsid w:val="004611EB"/>
    <w:rsid w:val="00461276"/>
    <w:rsid w:val="0046174B"/>
    <w:rsid w:val="00461DD0"/>
    <w:rsid w:val="00461F00"/>
    <w:rsid w:val="00465250"/>
    <w:rsid w:val="00465C20"/>
    <w:rsid w:val="00466671"/>
    <w:rsid w:val="00466996"/>
    <w:rsid w:val="00467AE0"/>
    <w:rsid w:val="004702C0"/>
    <w:rsid w:val="00470A30"/>
    <w:rsid w:val="00471AEA"/>
    <w:rsid w:val="00472DF6"/>
    <w:rsid w:val="00473C46"/>
    <w:rsid w:val="00473EB0"/>
    <w:rsid w:val="00475B98"/>
    <w:rsid w:val="00475DE8"/>
    <w:rsid w:val="00477070"/>
    <w:rsid w:val="00477982"/>
    <w:rsid w:val="00477A5A"/>
    <w:rsid w:val="004811F6"/>
    <w:rsid w:val="00482D61"/>
    <w:rsid w:val="00482DD7"/>
    <w:rsid w:val="00483377"/>
    <w:rsid w:val="00484092"/>
    <w:rsid w:val="004840C3"/>
    <w:rsid w:val="00485F0C"/>
    <w:rsid w:val="00492A0B"/>
    <w:rsid w:val="004967A0"/>
    <w:rsid w:val="004A1287"/>
    <w:rsid w:val="004A19A2"/>
    <w:rsid w:val="004A1CB5"/>
    <w:rsid w:val="004A2F3E"/>
    <w:rsid w:val="004A3B1B"/>
    <w:rsid w:val="004A42A3"/>
    <w:rsid w:val="004A6A32"/>
    <w:rsid w:val="004B1862"/>
    <w:rsid w:val="004B235F"/>
    <w:rsid w:val="004B354B"/>
    <w:rsid w:val="004B4207"/>
    <w:rsid w:val="004B5673"/>
    <w:rsid w:val="004B6E3C"/>
    <w:rsid w:val="004B6F63"/>
    <w:rsid w:val="004C08CC"/>
    <w:rsid w:val="004C12CC"/>
    <w:rsid w:val="004C43CD"/>
    <w:rsid w:val="004C493D"/>
    <w:rsid w:val="004C4B0E"/>
    <w:rsid w:val="004C4BF8"/>
    <w:rsid w:val="004C5400"/>
    <w:rsid w:val="004C6C72"/>
    <w:rsid w:val="004C796D"/>
    <w:rsid w:val="004D35C5"/>
    <w:rsid w:val="004D3811"/>
    <w:rsid w:val="004D3C00"/>
    <w:rsid w:val="004D430B"/>
    <w:rsid w:val="004D4ADD"/>
    <w:rsid w:val="004D5E54"/>
    <w:rsid w:val="004E0357"/>
    <w:rsid w:val="004E0971"/>
    <w:rsid w:val="004E117D"/>
    <w:rsid w:val="004E2378"/>
    <w:rsid w:val="004E26E2"/>
    <w:rsid w:val="004E6162"/>
    <w:rsid w:val="004E6649"/>
    <w:rsid w:val="004E71B4"/>
    <w:rsid w:val="004E77C6"/>
    <w:rsid w:val="004F1D5D"/>
    <w:rsid w:val="004F2014"/>
    <w:rsid w:val="004F2C1F"/>
    <w:rsid w:val="004F34C6"/>
    <w:rsid w:val="004F4064"/>
    <w:rsid w:val="004F4A06"/>
    <w:rsid w:val="005002A3"/>
    <w:rsid w:val="00500CD8"/>
    <w:rsid w:val="0050125D"/>
    <w:rsid w:val="005012CA"/>
    <w:rsid w:val="0050299F"/>
    <w:rsid w:val="0050350B"/>
    <w:rsid w:val="005041DA"/>
    <w:rsid w:val="00505CBE"/>
    <w:rsid w:val="00506F3E"/>
    <w:rsid w:val="00507F59"/>
    <w:rsid w:val="005105AE"/>
    <w:rsid w:val="0051140A"/>
    <w:rsid w:val="00512048"/>
    <w:rsid w:val="00512D6B"/>
    <w:rsid w:val="00514723"/>
    <w:rsid w:val="00514D50"/>
    <w:rsid w:val="00515ACE"/>
    <w:rsid w:val="00517643"/>
    <w:rsid w:val="00517BC7"/>
    <w:rsid w:val="00517C4D"/>
    <w:rsid w:val="005223E4"/>
    <w:rsid w:val="00522612"/>
    <w:rsid w:val="00522971"/>
    <w:rsid w:val="005239F3"/>
    <w:rsid w:val="00524BE4"/>
    <w:rsid w:val="00524EEF"/>
    <w:rsid w:val="0052508D"/>
    <w:rsid w:val="00525687"/>
    <w:rsid w:val="0052614F"/>
    <w:rsid w:val="00526203"/>
    <w:rsid w:val="00526BFA"/>
    <w:rsid w:val="00530B63"/>
    <w:rsid w:val="0053130B"/>
    <w:rsid w:val="0053676D"/>
    <w:rsid w:val="00537F1E"/>
    <w:rsid w:val="00540C54"/>
    <w:rsid w:val="0054340E"/>
    <w:rsid w:val="00543798"/>
    <w:rsid w:val="00545BB9"/>
    <w:rsid w:val="00545E9A"/>
    <w:rsid w:val="00547A4E"/>
    <w:rsid w:val="0055089C"/>
    <w:rsid w:val="00552B1A"/>
    <w:rsid w:val="00552F80"/>
    <w:rsid w:val="005565F2"/>
    <w:rsid w:val="005571BB"/>
    <w:rsid w:val="005600D9"/>
    <w:rsid w:val="005628E3"/>
    <w:rsid w:val="005644F7"/>
    <w:rsid w:val="005664EA"/>
    <w:rsid w:val="00566540"/>
    <w:rsid w:val="00566F95"/>
    <w:rsid w:val="00570945"/>
    <w:rsid w:val="005711EA"/>
    <w:rsid w:val="00571ED0"/>
    <w:rsid w:val="00571F2E"/>
    <w:rsid w:val="00573626"/>
    <w:rsid w:val="00574663"/>
    <w:rsid w:val="005755B5"/>
    <w:rsid w:val="00576570"/>
    <w:rsid w:val="0057747C"/>
    <w:rsid w:val="005775A1"/>
    <w:rsid w:val="00580224"/>
    <w:rsid w:val="00580662"/>
    <w:rsid w:val="00580C98"/>
    <w:rsid w:val="005817E4"/>
    <w:rsid w:val="00583A5E"/>
    <w:rsid w:val="005905C1"/>
    <w:rsid w:val="00592AA4"/>
    <w:rsid w:val="0059353A"/>
    <w:rsid w:val="005967E8"/>
    <w:rsid w:val="0059690C"/>
    <w:rsid w:val="00596BED"/>
    <w:rsid w:val="00597930"/>
    <w:rsid w:val="005A04A4"/>
    <w:rsid w:val="005A1376"/>
    <w:rsid w:val="005A217E"/>
    <w:rsid w:val="005A3CDC"/>
    <w:rsid w:val="005A3D75"/>
    <w:rsid w:val="005A3ECC"/>
    <w:rsid w:val="005A5215"/>
    <w:rsid w:val="005A57EA"/>
    <w:rsid w:val="005A6B0C"/>
    <w:rsid w:val="005A718F"/>
    <w:rsid w:val="005B0BD1"/>
    <w:rsid w:val="005B1269"/>
    <w:rsid w:val="005B2855"/>
    <w:rsid w:val="005B4266"/>
    <w:rsid w:val="005B5520"/>
    <w:rsid w:val="005B7387"/>
    <w:rsid w:val="005C0B06"/>
    <w:rsid w:val="005C130D"/>
    <w:rsid w:val="005C19DB"/>
    <w:rsid w:val="005C2DEF"/>
    <w:rsid w:val="005C4F0A"/>
    <w:rsid w:val="005C7A6B"/>
    <w:rsid w:val="005D0039"/>
    <w:rsid w:val="005D0632"/>
    <w:rsid w:val="005D0F36"/>
    <w:rsid w:val="005D1366"/>
    <w:rsid w:val="005D1692"/>
    <w:rsid w:val="005D1C5F"/>
    <w:rsid w:val="005D24B5"/>
    <w:rsid w:val="005D39BF"/>
    <w:rsid w:val="005D39E2"/>
    <w:rsid w:val="005D3AE4"/>
    <w:rsid w:val="005D3DC9"/>
    <w:rsid w:val="005D5934"/>
    <w:rsid w:val="005E0A38"/>
    <w:rsid w:val="005E1AD0"/>
    <w:rsid w:val="005E201C"/>
    <w:rsid w:val="005E2980"/>
    <w:rsid w:val="005E2FC5"/>
    <w:rsid w:val="005E34C1"/>
    <w:rsid w:val="005E34D5"/>
    <w:rsid w:val="005E6198"/>
    <w:rsid w:val="005E65F9"/>
    <w:rsid w:val="005E74CA"/>
    <w:rsid w:val="005F18F3"/>
    <w:rsid w:val="005F2674"/>
    <w:rsid w:val="005F509C"/>
    <w:rsid w:val="005F5EC1"/>
    <w:rsid w:val="006016A3"/>
    <w:rsid w:val="0060284F"/>
    <w:rsid w:val="00602E85"/>
    <w:rsid w:val="00603597"/>
    <w:rsid w:val="00603B27"/>
    <w:rsid w:val="00606006"/>
    <w:rsid w:val="0060714C"/>
    <w:rsid w:val="00610738"/>
    <w:rsid w:val="00610C3A"/>
    <w:rsid w:val="0061119C"/>
    <w:rsid w:val="0061422C"/>
    <w:rsid w:val="006171D0"/>
    <w:rsid w:val="00617E9E"/>
    <w:rsid w:val="00620E47"/>
    <w:rsid w:val="0062196A"/>
    <w:rsid w:val="00624AA7"/>
    <w:rsid w:val="006274B6"/>
    <w:rsid w:val="00630C1C"/>
    <w:rsid w:val="00630CF9"/>
    <w:rsid w:val="00631DE1"/>
    <w:rsid w:val="00633BEA"/>
    <w:rsid w:val="0064010F"/>
    <w:rsid w:val="0064041A"/>
    <w:rsid w:val="00642FD0"/>
    <w:rsid w:val="006447D7"/>
    <w:rsid w:val="0064543D"/>
    <w:rsid w:val="00647CBD"/>
    <w:rsid w:val="00651003"/>
    <w:rsid w:val="00651D26"/>
    <w:rsid w:val="00652782"/>
    <w:rsid w:val="00653020"/>
    <w:rsid w:val="00654A2E"/>
    <w:rsid w:val="00655111"/>
    <w:rsid w:val="006562A3"/>
    <w:rsid w:val="006563C0"/>
    <w:rsid w:val="006578C7"/>
    <w:rsid w:val="0066007A"/>
    <w:rsid w:val="0066074B"/>
    <w:rsid w:val="00660E05"/>
    <w:rsid w:val="00661FD8"/>
    <w:rsid w:val="00662118"/>
    <w:rsid w:val="006623E1"/>
    <w:rsid w:val="00663CA2"/>
    <w:rsid w:val="00666411"/>
    <w:rsid w:val="006669ED"/>
    <w:rsid w:val="00670035"/>
    <w:rsid w:val="00670AB5"/>
    <w:rsid w:val="006713DC"/>
    <w:rsid w:val="00671B05"/>
    <w:rsid w:val="00671FD1"/>
    <w:rsid w:val="00672CDC"/>
    <w:rsid w:val="00672F72"/>
    <w:rsid w:val="00673731"/>
    <w:rsid w:val="0067399C"/>
    <w:rsid w:val="00674AA3"/>
    <w:rsid w:val="006765CC"/>
    <w:rsid w:val="00676DF9"/>
    <w:rsid w:val="006804BD"/>
    <w:rsid w:val="006809ED"/>
    <w:rsid w:val="0068396D"/>
    <w:rsid w:val="00684BFF"/>
    <w:rsid w:val="00685F58"/>
    <w:rsid w:val="006873CA"/>
    <w:rsid w:val="00690423"/>
    <w:rsid w:val="00692FEC"/>
    <w:rsid w:val="0069485A"/>
    <w:rsid w:val="006958C2"/>
    <w:rsid w:val="00696E77"/>
    <w:rsid w:val="006A013F"/>
    <w:rsid w:val="006A1750"/>
    <w:rsid w:val="006A3C06"/>
    <w:rsid w:val="006A6213"/>
    <w:rsid w:val="006A6378"/>
    <w:rsid w:val="006A63E0"/>
    <w:rsid w:val="006B0053"/>
    <w:rsid w:val="006B0E8E"/>
    <w:rsid w:val="006B0F41"/>
    <w:rsid w:val="006B27C0"/>
    <w:rsid w:val="006B288C"/>
    <w:rsid w:val="006B32F6"/>
    <w:rsid w:val="006B68E7"/>
    <w:rsid w:val="006B74A9"/>
    <w:rsid w:val="006C044C"/>
    <w:rsid w:val="006C0952"/>
    <w:rsid w:val="006C0AE1"/>
    <w:rsid w:val="006C0F5F"/>
    <w:rsid w:val="006C1AAA"/>
    <w:rsid w:val="006C2C45"/>
    <w:rsid w:val="006C347E"/>
    <w:rsid w:val="006C3AC4"/>
    <w:rsid w:val="006C4ADA"/>
    <w:rsid w:val="006C4E21"/>
    <w:rsid w:val="006C5212"/>
    <w:rsid w:val="006C7B77"/>
    <w:rsid w:val="006D0DDA"/>
    <w:rsid w:val="006D0E38"/>
    <w:rsid w:val="006D27AE"/>
    <w:rsid w:val="006D416F"/>
    <w:rsid w:val="006D468A"/>
    <w:rsid w:val="006D4DD0"/>
    <w:rsid w:val="006D50A3"/>
    <w:rsid w:val="006D5F15"/>
    <w:rsid w:val="006D7D67"/>
    <w:rsid w:val="006D7D6B"/>
    <w:rsid w:val="006E1092"/>
    <w:rsid w:val="006E2F59"/>
    <w:rsid w:val="006E3D3B"/>
    <w:rsid w:val="006E4E92"/>
    <w:rsid w:val="006E692A"/>
    <w:rsid w:val="006E6A5D"/>
    <w:rsid w:val="006E73E8"/>
    <w:rsid w:val="006F16E0"/>
    <w:rsid w:val="006F3113"/>
    <w:rsid w:val="006F3C21"/>
    <w:rsid w:val="006F67FD"/>
    <w:rsid w:val="006F6A4A"/>
    <w:rsid w:val="00702F87"/>
    <w:rsid w:val="0070356B"/>
    <w:rsid w:val="00703737"/>
    <w:rsid w:val="00703F80"/>
    <w:rsid w:val="007040A8"/>
    <w:rsid w:val="00704881"/>
    <w:rsid w:val="00704961"/>
    <w:rsid w:val="00704D7C"/>
    <w:rsid w:val="00705305"/>
    <w:rsid w:val="00705359"/>
    <w:rsid w:val="00705AD3"/>
    <w:rsid w:val="00707729"/>
    <w:rsid w:val="00707AB2"/>
    <w:rsid w:val="00707E11"/>
    <w:rsid w:val="0071050E"/>
    <w:rsid w:val="0071091C"/>
    <w:rsid w:val="00710EE7"/>
    <w:rsid w:val="00713FF0"/>
    <w:rsid w:val="00714D8F"/>
    <w:rsid w:val="00715AE8"/>
    <w:rsid w:val="007161B2"/>
    <w:rsid w:val="0071734B"/>
    <w:rsid w:val="00717815"/>
    <w:rsid w:val="007214AE"/>
    <w:rsid w:val="00722BD0"/>
    <w:rsid w:val="007239E6"/>
    <w:rsid w:val="00723CD0"/>
    <w:rsid w:val="00724263"/>
    <w:rsid w:val="00726049"/>
    <w:rsid w:val="0072769D"/>
    <w:rsid w:val="00730D51"/>
    <w:rsid w:val="00732CC7"/>
    <w:rsid w:val="00733863"/>
    <w:rsid w:val="00735A4E"/>
    <w:rsid w:val="00736353"/>
    <w:rsid w:val="0073776B"/>
    <w:rsid w:val="007379D8"/>
    <w:rsid w:val="00740690"/>
    <w:rsid w:val="00740821"/>
    <w:rsid w:val="00741B13"/>
    <w:rsid w:val="00742E31"/>
    <w:rsid w:val="00745E27"/>
    <w:rsid w:val="00746782"/>
    <w:rsid w:val="0074730B"/>
    <w:rsid w:val="0074744A"/>
    <w:rsid w:val="007477C8"/>
    <w:rsid w:val="0074792F"/>
    <w:rsid w:val="007502D3"/>
    <w:rsid w:val="00750B40"/>
    <w:rsid w:val="007522EB"/>
    <w:rsid w:val="00757C46"/>
    <w:rsid w:val="00757EEA"/>
    <w:rsid w:val="0076229E"/>
    <w:rsid w:val="007624C3"/>
    <w:rsid w:val="00764453"/>
    <w:rsid w:val="00764CB5"/>
    <w:rsid w:val="007654AD"/>
    <w:rsid w:val="0076575B"/>
    <w:rsid w:val="007657D6"/>
    <w:rsid w:val="0076600B"/>
    <w:rsid w:val="00767ACD"/>
    <w:rsid w:val="00770639"/>
    <w:rsid w:val="00770BAD"/>
    <w:rsid w:val="00770DCE"/>
    <w:rsid w:val="00771A80"/>
    <w:rsid w:val="007753C5"/>
    <w:rsid w:val="00776007"/>
    <w:rsid w:val="007769B3"/>
    <w:rsid w:val="0077712A"/>
    <w:rsid w:val="007775C9"/>
    <w:rsid w:val="00780CB4"/>
    <w:rsid w:val="00781656"/>
    <w:rsid w:val="00781760"/>
    <w:rsid w:val="00782A60"/>
    <w:rsid w:val="0078408D"/>
    <w:rsid w:val="00785803"/>
    <w:rsid w:val="00785EFD"/>
    <w:rsid w:val="00786326"/>
    <w:rsid w:val="0078690C"/>
    <w:rsid w:val="007909D4"/>
    <w:rsid w:val="00791BBE"/>
    <w:rsid w:val="007921BB"/>
    <w:rsid w:val="007941D7"/>
    <w:rsid w:val="00794201"/>
    <w:rsid w:val="007947FF"/>
    <w:rsid w:val="007954F7"/>
    <w:rsid w:val="00796E63"/>
    <w:rsid w:val="00796EAC"/>
    <w:rsid w:val="007A0880"/>
    <w:rsid w:val="007A277A"/>
    <w:rsid w:val="007A3318"/>
    <w:rsid w:val="007A3CDC"/>
    <w:rsid w:val="007A52F1"/>
    <w:rsid w:val="007A6226"/>
    <w:rsid w:val="007A723D"/>
    <w:rsid w:val="007B01DD"/>
    <w:rsid w:val="007B0EEC"/>
    <w:rsid w:val="007B1D0D"/>
    <w:rsid w:val="007B1D65"/>
    <w:rsid w:val="007B4B40"/>
    <w:rsid w:val="007B5052"/>
    <w:rsid w:val="007B591C"/>
    <w:rsid w:val="007B622D"/>
    <w:rsid w:val="007B6F71"/>
    <w:rsid w:val="007B766C"/>
    <w:rsid w:val="007C046A"/>
    <w:rsid w:val="007C0CC6"/>
    <w:rsid w:val="007C3791"/>
    <w:rsid w:val="007C563C"/>
    <w:rsid w:val="007C5A87"/>
    <w:rsid w:val="007C6F0B"/>
    <w:rsid w:val="007C72DA"/>
    <w:rsid w:val="007C74CC"/>
    <w:rsid w:val="007D2A4A"/>
    <w:rsid w:val="007D4C5A"/>
    <w:rsid w:val="007D7B51"/>
    <w:rsid w:val="007E1FCF"/>
    <w:rsid w:val="007E2E3E"/>
    <w:rsid w:val="007E492A"/>
    <w:rsid w:val="007E53E7"/>
    <w:rsid w:val="007E58D6"/>
    <w:rsid w:val="007E5DCE"/>
    <w:rsid w:val="007E6A72"/>
    <w:rsid w:val="007E7728"/>
    <w:rsid w:val="007F0C3F"/>
    <w:rsid w:val="007F116E"/>
    <w:rsid w:val="007F2113"/>
    <w:rsid w:val="007F2EB5"/>
    <w:rsid w:val="007F3BC5"/>
    <w:rsid w:val="007F5F16"/>
    <w:rsid w:val="007F6961"/>
    <w:rsid w:val="007F716B"/>
    <w:rsid w:val="007F7E70"/>
    <w:rsid w:val="008000BA"/>
    <w:rsid w:val="0080126C"/>
    <w:rsid w:val="008025DB"/>
    <w:rsid w:val="008039DE"/>
    <w:rsid w:val="00803AEF"/>
    <w:rsid w:val="00803EE7"/>
    <w:rsid w:val="008040CB"/>
    <w:rsid w:val="0080453E"/>
    <w:rsid w:val="008045FA"/>
    <w:rsid w:val="00804A50"/>
    <w:rsid w:val="00805604"/>
    <w:rsid w:val="00805EE0"/>
    <w:rsid w:val="008065FB"/>
    <w:rsid w:val="0080677A"/>
    <w:rsid w:val="00806D74"/>
    <w:rsid w:val="0081111E"/>
    <w:rsid w:val="00811897"/>
    <w:rsid w:val="008121D1"/>
    <w:rsid w:val="0081252C"/>
    <w:rsid w:val="00813EA8"/>
    <w:rsid w:val="008146FA"/>
    <w:rsid w:val="0081524E"/>
    <w:rsid w:val="008159C7"/>
    <w:rsid w:val="00815D41"/>
    <w:rsid w:val="00820335"/>
    <w:rsid w:val="0082089D"/>
    <w:rsid w:val="008219AF"/>
    <w:rsid w:val="00824FFE"/>
    <w:rsid w:val="0082597D"/>
    <w:rsid w:val="00825BEA"/>
    <w:rsid w:val="008264FE"/>
    <w:rsid w:val="00826D44"/>
    <w:rsid w:val="00826FBC"/>
    <w:rsid w:val="008314AE"/>
    <w:rsid w:val="00831942"/>
    <w:rsid w:val="00833869"/>
    <w:rsid w:val="0083420B"/>
    <w:rsid w:val="008343CA"/>
    <w:rsid w:val="0083531A"/>
    <w:rsid w:val="0083533D"/>
    <w:rsid w:val="0083603E"/>
    <w:rsid w:val="00837CE0"/>
    <w:rsid w:val="00842082"/>
    <w:rsid w:val="00843264"/>
    <w:rsid w:val="00843ADB"/>
    <w:rsid w:val="00845A33"/>
    <w:rsid w:val="00846D39"/>
    <w:rsid w:val="00847749"/>
    <w:rsid w:val="00847F29"/>
    <w:rsid w:val="00850B66"/>
    <w:rsid w:val="00850CAC"/>
    <w:rsid w:val="00851408"/>
    <w:rsid w:val="008518F7"/>
    <w:rsid w:val="00853FE1"/>
    <w:rsid w:val="00856EE0"/>
    <w:rsid w:val="00861B2A"/>
    <w:rsid w:val="0086318A"/>
    <w:rsid w:val="008638CA"/>
    <w:rsid w:val="00864472"/>
    <w:rsid w:val="008648BF"/>
    <w:rsid w:val="00866458"/>
    <w:rsid w:val="0086727B"/>
    <w:rsid w:val="00870237"/>
    <w:rsid w:val="00870A14"/>
    <w:rsid w:val="00871E2D"/>
    <w:rsid w:val="008738DE"/>
    <w:rsid w:val="00873C7F"/>
    <w:rsid w:val="008746AF"/>
    <w:rsid w:val="008748BE"/>
    <w:rsid w:val="0087500B"/>
    <w:rsid w:val="00877A13"/>
    <w:rsid w:val="00877ABA"/>
    <w:rsid w:val="00877C68"/>
    <w:rsid w:val="00881B4C"/>
    <w:rsid w:val="008832DF"/>
    <w:rsid w:val="00884137"/>
    <w:rsid w:val="00884333"/>
    <w:rsid w:val="00886DE7"/>
    <w:rsid w:val="008877E7"/>
    <w:rsid w:val="008877FB"/>
    <w:rsid w:val="00891273"/>
    <w:rsid w:val="008917F3"/>
    <w:rsid w:val="00891982"/>
    <w:rsid w:val="008946C1"/>
    <w:rsid w:val="00896B54"/>
    <w:rsid w:val="008978AD"/>
    <w:rsid w:val="00897A93"/>
    <w:rsid w:val="00897AB3"/>
    <w:rsid w:val="008A0530"/>
    <w:rsid w:val="008A16C5"/>
    <w:rsid w:val="008A3529"/>
    <w:rsid w:val="008A4C22"/>
    <w:rsid w:val="008A516B"/>
    <w:rsid w:val="008A6943"/>
    <w:rsid w:val="008A6D1E"/>
    <w:rsid w:val="008B0D6D"/>
    <w:rsid w:val="008B1752"/>
    <w:rsid w:val="008B3522"/>
    <w:rsid w:val="008B4FA0"/>
    <w:rsid w:val="008B6275"/>
    <w:rsid w:val="008B6C6B"/>
    <w:rsid w:val="008B6E43"/>
    <w:rsid w:val="008C132D"/>
    <w:rsid w:val="008C64E2"/>
    <w:rsid w:val="008C66EE"/>
    <w:rsid w:val="008C7AD2"/>
    <w:rsid w:val="008D1A21"/>
    <w:rsid w:val="008D28D5"/>
    <w:rsid w:val="008D4E13"/>
    <w:rsid w:val="008D4E22"/>
    <w:rsid w:val="008D5BBB"/>
    <w:rsid w:val="008E1B43"/>
    <w:rsid w:val="008E403D"/>
    <w:rsid w:val="008E4169"/>
    <w:rsid w:val="008E435C"/>
    <w:rsid w:val="008E450C"/>
    <w:rsid w:val="008E4E22"/>
    <w:rsid w:val="008E6240"/>
    <w:rsid w:val="008E7ABB"/>
    <w:rsid w:val="008E7EA1"/>
    <w:rsid w:val="008F06C7"/>
    <w:rsid w:val="008F0FD7"/>
    <w:rsid w:val="008F139C"/>
    <w:rsid w:val="008F1D59"/>
    <w:rsid w:val="008F209E"/>
    <w:rsid w:val="008F2B22"/>
    <w:rsid w:val="008F3A2C"/>
    <w:rsid w:val="008F4F4C"/>
    <w:rsid w:val="008F509A"/>
    <w:rsid w:val="008F7DC4"/>
    <w:rsid w:val="00900F6C"/>
    <w:rsid w:val="0090113E"/>
    <w:rsid w:val="009019D7"/>
    <w:rsid w:val="00901B59"/>
    <w:rsid w:val="009038DF"/>
    <w:rsid w:val="00903C86"/>
    <w:rsid w:val="00904CBF"/>
    <w:rsid w:val="00906AF6"/>
    <w:rsid w:val="00910AEF"/>
    <w:rsid w:val="00911609"/>
    <w:rsid w:val="009144DE"/>
    <w:rsid w:val="0091540B"/>
    <w:rsid w:val="00917F9F"/>
    <w:rsid w:val="00922F95"/>
    <w:rsid w:val="009238DA"/>
    <w:rsid w:val="00924052"/>
    <w:rsid w:val="0092451C"/>
    <w:rsid w:val="009254EC"/>
    <w:rsid w:val="009265B3"/>
    <w:rsid w:val="00926E62"/>
    <w:rsid w:val="00926E8D"/>
    <w:rsid w:val="009272E6"/>
    <w:rsid w:val="00927443"/>
    <w:rsid w:val="0092797A"/>
    <w:rsid w:val="009330C3"/>
    <w:rsid w:val="00933A05"/>
    <w:rsid w:val="00933C8A"/>
    <w:rsid w:val="00933CBD"/>
    <w:rsid w:val="00933E94"/>
    <w:rsid w:val="00934088"/>
    <w:rsid w:val="009348FA"/>
    <w:rsid w:val="00934B40"/>
    <w:rsid w:val="0093536B"/>
    <w:rsid w:val="009355BD"/>
    <w:rsid w:val="009370F2"/>
    <w:rsid w:val="0093721F"/>
    <w:rsid w:val="0094065A"/>
    <w:rsid w:val="00943698"/>
    <w:rsid w:val="00943CB6"/>
    <w:rsid w:val="009449E8"/>
    <w:rsid w:val="00944F55"/>
    <w:rsid w:val="00944FD8"/>
    <w:rsid w:val="00945655"/>
    <w:rsid w:val="009465DD"/>
    <w:rsid w:val="00947A03"/>
    <w:rsid w:val="00954ACF"/>
    <w:rsid w:val="0095542A"/>
    <w:rsid w:val="00955FCD"/>
    <w:rsid w:val="00956FC7"/>
    <w:rsid w:val="00957992"/>
    <w:rsid w:val="009619D3"/>
    <w:rsid w:val="0096227A"/>
    <w:rsid w:val="0096317F"/>
    <w:rsid w:val="00963E2B"/>
    <w:rsid w:val="009641BF"/>
    <w:rsid w:val="009646A4"/>
    <w:rsid w:val="00965AB4"/>
    <w:rsid w:val="00965C0A"/>
    <w:rsid w:val="0096758B"/>
    <w:rsid w:val="009705FA"/>
    <w:rsid w:val="00970700"/>
    <w:rsid w:val="00974533"/>
    <w:rsid w:val="0097509C"/>
    <w:rsid w:val="00975D22"/>
    <w:rsid w:val="0097635C"/>
    <w:rsid w:val="00977B99"/>
    <w:rsid w:val="0098100D"/>
    <w:rsid w:val="0098237B"/>
    <w:rsid w:val="00982E60"/>
    <w:rsid w:val="00984AD4"/>
    <w:rsid w:val="00985D1E"/>
    <w:rsid w:val="00991160"/>
    <w:rsid w:val="00991946"/>
    <w:rsid w:val="00991F59"/>
    <w:rsid w:val="009934C4"/>
    <w:rsid w:val="00996100"/>
    <w:rsid w:val="009962C5"/>
    <w:rsid w:val="00997AB9"/>
    <w:rsid w:val="009A03C7"/>
    <w:rsid w:val="009A071F"/>
    <w:rsid w:val="009A10E1"/>
    <w:rsid w:val="009A17D4"/>
    <w:rsid w:val="009A2D8B"/>
    <w:rsid w:val="009A4684"/>
    <w:rsid w:val="009A4E07"/>
    <w:rsid w:val="009A5B14"/>
    <w:rsid w:val="009A7DB7"/>
    <w:rsid w:val="009B0353"/>
    <w:rsid w:val="009B2104"/>
    <w:rsid w:val="009B2189"/>
    <w:rsid w:val="009B3A9F"/>
    <w:rsid w:val="009B4FC1"/>
    <w:rsid w:val="009B6DD2"/>
    <w:rsid w:val="009B7F48"/>
    <w:rsid w:val="009C0431"/>
    <w:rsid w:val="009C13E7"/>
    <w:rsid w:val="009C1592"/>
    <w:rsid w:val="009C1F7B"/>
    <w:rsid w:val="009C2584"/>
    <w:rsid w:val="009C2C91"/>
    <w:rsid w:val="009C4D4A"/>
    <w:rsid w:val="009C5F34"/>
    <w:rsid w:val="009C601C"/>
    <w:rsid w:val="009C7346"/>
    <w:rsid w:val="009D03EF"/>
    <w:rsid w:val="009D0748"/>
    <w:rsid w:val="009D0D2B"/>
    <w:rsid w:val="009D2CCF"/>
    <w:rsid w:val="009D3F38"/>
    <w:rsid w:val="009D500D"/>
    <w:rsid w:val="009D520A"/>
    <w:rsid w:val="009D5263"/>
    <w:rsid w:val="009D63F4"/>
    <w:rsid w:val="009D6DC2"/>
    <w:rsid w:val="009D7181"/>
    <w:rsid w:val="009E047B"/>
    <w:rsid w:val="009E1002"/>
    <w:rsid w:val="009E1BDB"/>
    <w:rsid w:val="009E1F7F"/>
    <w:rsid w:val="009E255F"/>
    <w:rsid w:val="009E2738"/>
    <w:rsid w:val="009E291C"/>
    <w:rsid w:val="009E31C1"/>
    <w:rsid w:val="009E5DA1"/>
    <w:rsid w:val="009E73B1"/>
    <w:rsid w:val="009F0797"/>
    <w:rsid w:val="009F3E95"/>
    <w:rsid w:val="009F402D"/>
    <w:rsid w:val="009F4D11"/>
    <w:rsid w:val="009F6064"/>
    <w:rsid w:val="00A01F3E"/>
    <w:rsid w:val="00A02060"/>
    <w:rsid w:val="00A02383"/>
    <w:rsid w:val="00A040EE"/>
    <w:rsid w:val="00A0414F"/>
    <w:rsid w:val="00A04A53"/>
    <w:rsid w:val="00A05F46"/>
    <w:rsid w:val="00A06867"/>
    <w:rsid w:val="00A11569"/>
    <w:rsid w:val="00A11A9F"/>
    <w:rsid w:val="00A12C2D"/>
    <w:rsid w:val="00A1396D"/>
    <w:rsid w:val="00A13AEE"/>
    <w:rsid w:val="00A14C90"/>
    <w:rsid w:val="00A16A85"/>
    <w:rsid w:val="00A219C0"/>
    <w:rsid w:val="00A21A25"/>
    <w:rsid w:val="00A21A8D"/>
    <w:rsid w:val="00A243AA"/>
    <w:rsid w:val="00A27E7D"/>
    <w:rsid w:val="00A327BC"/>
    <w:rsid w:val="00A3529A"/>
    <w:rsid w:val="00A35400"/>
    <w:rsid w:val="00A35599"/>
    <w:rsid w:val="00A35882"/>
    <w:rsid w:val="00A35B4E"/>
    <w:rsid w:val="00A35ECB"/>
    <w:rsid w:val="00A37630"/>
    <w:rsid w:val="00A37CB7"/>
    <w:rsid w:val="00A408C3"/>
    <w:rsid w:val="00A41F06"/>
    <w:rsid w:val="00A43C35"/>
    <w:rsid w:val="00A44833"/>
    <w:rsid w:val="00A4635C"/>
    <w:rsid w:val="00A47DDE"/>
    <w:rsid w:val="00A516B5"/>
    <w:rsid w:val="00A51F6F"/>
    <w:rsid w:val="00A52483"/>
    <w:rsid w:val="00A53168"/>
    <w:rsid w:val="00A53464"/>
    <w:rsid w:val="00A537D8"/>
    <w:rsid w:val="00A5392C"/>
    <w:rsid w:val="00A53C1B"/>
    <w:rsid w:val="00A54374"/>
    <w:rsid w:val="00A54507"/>
    <w:rsid w:val="00A551C2"/>
    <w:rsid w:val="00A55F42"/>
    <w:rsid w:val="00A562D5"/>
    <w:rsid w:val="00A56897"/>
    <w:rsid w:val="00A572F3"/>
    <w:rsid w:val="00A57320"/>
    <w:rsid w:val="00A57F55"/>
    <w:rsid w:val="00A6062C"/>
    <w:rsid w:val="00A60E0B"/>
    <w:rsid w:val="00A61195"/>
    <w:rsid w:val="00A62E6B"/>
    <w:rsid w:val="00A63C2E"/>
    <w:rsid w:val="00A63CD6"/>
    <w:rsid w:val="00A654ED"/>
    <w:rsid w:val="00A66E42"/>
    <w:rsid w:val="00A718FC"/>
    <w:rsid w:val="00A72593"/>
    <w:rsid w:val="00A7356E"/>
    <w:rsid w:val="00A73C4B"/>
    <w:rsid w:val="00A7475B"/>
    <w:rsid w:val="00A7681B"/>
    <w:rsid w:val="00A774CE"/>
    <w:rsid w:val="00A804AB"/>
    <w:rsid w:val="00A83629"/>
    <w:rsid w:val="00A86357"/>
    <w:rsid w:val="00A86AB5"/>
    <w:rsid w:val="00A86E9F"/>
    <w:rsid w:val="00A906A8"/>
    <w:rsid w:val="00A915F8"/>
    <w:rsid w:val="00A93C7D"/>
    <w:rsid w:val="00A95C37"/>
    <w:rsid w:val="00A979F9"/>
    <w:rsid w:val="00A97C3E"/>
    <w:rsid w:val="00A97C41"/>
    <w:rsid w:val="00AA0890"/>
    <w:rsid w:val="00AA1B2C"/>
    <w:rsid w:val="00AA2869"/>
    <w:rsid w:val="00AA3626"/>
    <w:rsid w:val="00AA45CB"/>
    <w:rsid w:val="00AA53F0"/>
    <w:rsid w:val="00AA6905"/>
    <w:rsid w:val="00AA73D5"/>
    <w:rsid w:val="00AB1461"/>
    <w:rsid w:val="00AB5D72"/>
    <w:rsid w:val="00AB7E63"/>
    <w:rsid w:val="00AC38CA"/>
    <w:rsid w:val="00AC3ACD"/>
    <w:rsid w:val="00AC4394"/>
    <w:rsid w:val="00AC4538"/>
    <w:rsid w:val="00AC4F76"/>
    <w:rsid w:val="00AC503C"/>
    <w:rsid w:val="00AC5C9A"/>
    <w:rsid w:val="00AD00B6"/>
    <w:rsid w:val="00AD1FA5"/>
    <w:rsid w:val="00AD27E4"/>
    <w:rsid w:val="00AD2993"/>
    <w:rsid w:val="00AD2AE0"/>
    <w:rsid w:val="00AD316D"/>
    <w:rsid w:val="00AD3B90"/>
    <w:rsid w:val="00AD6143"/>
    <w:rsid w:val="00AD686E"/>
    <w:rsid w:val="00AD7399"/>
    <w:rsid w:val="00AE1755"/>
    <w:rsid w:val="00AE202B"/>
    <w:rsid w:val="00AE2D05"/>
    <w:rsid w:val="00AE2D5F"/>
    <w:rsid w:val="00AE3506"/>
    <w:rsid w:val="00AE3DF4"/>
    <w:rsid w:val="00AE5413"/>
    <w:rsid w:val="00AF03F7"/>
    <w:rsid w:val="00AF138C"/>
    <w:rsid w:val="00AF1D03"/>
    <w:rsid w:val="00AF2706"/>
    <w:rsid w:val="00AF3BD8"/>
    <w:rsid w:val="00AF3E2C"/>
    <w:rsid w:val="00AF5618"/>
    <w:rsid w:val="00AF6110"/>
    <w:rsid w:val="00AF7608"/>
    <w:rsid w:val="00AF795B"/>
    <w:rsid w:val="00AF7E11"/>
    <w:rsid w:val="00B00B24"/>
    <w:rsid w:val="00B0143D"/>
    <w:rsid w:val="00B022A4"/>
    <w:rsid w:val="00B05F16"/>
    <w:rsid w:val="00B06BF5"/>
    <w:rsid w:val="00B10A03"/>
    <w:rsid w:val="00B120A7"/>
    <w:rsid w:val="00B156EB"/>
    <w:rsid w:val="00B15731"/>
    <w:rsid w:val="00B161BD"/>
    <w:rsid w:val="00B168B8"/>
    <w:rsid w:val="00B16B38"/>
    <w:rsid w:val="00B16B5F"/>
    <w:rsid w:val="00B17117"/>
    <w:rsid w:val="00B2086D"/>
    <w:rsid w:val="00B2126C"/>
    <w:rsid w:val="00B21E62"/>
    <w:rsid w:val="00B2245E"/>
    <w:rsid w:val="00B22CB6"/>
    <w:rsid w:val="00B24150"/>
    <w:rsid w:val="00B2538A"/>
    <w:rsid w:val="00B309C7"/>
    <w:rsid w:val="00B30E1D"/>
    <w:rsid w:val="00B32CD9"/>
    <w:rsid w:val="00B35DA4"/>
    <w:rsid w:val="00B40397"/>
    <w:rsid w:val="00B40650"/>
    <w:rsid w:val="00B4400B"/>
    <w:rsid w:val="00B4411D"/>
    <w:rsid w:val="00B44BF7"/>
    <w:rsid w:val="00B45664"/>
    <w:rsid w:val="00B45974"/>
    <w:rsid w:val="00B463FE"/>
    <w:rsid w:val="00B4691D"/>
    <w:rsid w:val="00B50E1C"/>
    <w:rsid w:val="00B52166"/>
    <w:rsid w:val="00B5220E"/>
    <w:rsid w:val="00B55E23"/>
    <w:rsid w:val="00B56E84"/>
    <w:rsid w:val="00B57118"/>
    <w:rsid w:val="00B57C4D"/>
    <w:rsid w:val="00B61619"/>
    <w:rsid w:val="00B61819"/>
    <w:rsid w:val="00B626A0"/>
    <w:rsid w:val="00B65884"/>
    <w:rsid w:val="00B6634D"/>
    <w:rsid w:val="00B6652C"/>
    <w:rsid w:val="00B67703"/>
    <w:rsid w:val="00B7029E"/>
    <w:rsid w:val="00B7039A"/>
    <w:rsid w:val="00B70885"/>
    <w:rsid w:val="00B70CD8"/>
    <w:rsid w:val="00B70E4D"/>
    <w:rsid w:val="00B7109E"/>
    <w:rsid w:val="00B71A92"/>
    <w:rsid w:val="00B727F2"/>
    <w:rsid w:val="00B7293B"/>
    <w:rsid w:val="00B73DF9"/>
    <w:rsid w:val="00B74A83"/>
    <w:rsid w:val="00B7554E"/>
    <w:rsid w:val="00B77749"/>
    <w:rsid w:val="00B80237"/>
    <w:rsid w:val="00B807DE"/>
    <w:rsid w:val="00B80C2E"/>
    <w:rsid w:val="00B82086"/>
    <w:rsid w:val="00B826BB"/>
    <w:rsid w:val="00B844DE"/>
    <w:rsid w:val="00B84709"/>
    <w:rsid w:val="00B84940"/>
    <w:rsid w:val="00B86391"/>
    <w:rsid w:val="00B875D0"/>
    <w:rsid w:val="00B87A93"/>
    <w:rsid w:val="00B903A4"/>
    <w:rsid w:val="00B922E5"/>
    <w:rsid w:val="00B92A3A"/>
    <w:rsid w:val="00B92C02"/>
    <w:rsid w:val="00B93FCF"/>
    <w:rsid w:val="00B942F7"/>
    <w:rsid w:val="00B94810"/>
    <w:rsid w:val="00B94E11"/>
    <w:rsid w:val="00B95304"/>
    <w:rsid w:val="00B95C2E"/>
    <w:rsid w:val="00B9693E"/>
    <w:rsid w:val="00BA0CC1"/>
    <w:rsid w:val="00BA1F86"/>
    <w:rsid w:val="00BA1FEB"/>
    <w:rsid w:val="00BA266B"/>
    <w:rsid w:val="00BA3D83"/>
    <w:rsid w:val="00BA4655"/>
    <w:rsid w:val="00BA6717"/>
    <w:rsid w:val="00BB13DF"/>
    <w:rsid w:val="00BB3472"/>
    <w:rsid w:val="00BB3E3F"/>
    <w:rsid w:val="00BC007D"/>
    <w:rsid w:val="00BC2461"/>
    <w:rsid w:val="00BC5D50"/>
    <w:rsid w:val="00BC741C"/>
    <w:rsid w:val="00BD07A2"/>
    <w:rsid w:val="00BD1FC9"/>
    <w:rsid w:val="00BD2B86"/>
    <w:rsid w:val="00BD2FED"/>
    <w:rsid w:val="00BD41F2"/>
    <w:rsid w:val="00BD6C5D"/>
    <w:rsid w:val="00BD7580"/>
    <w:rsid w:val="00BD7875"/>
    <w:rsid w:val="00BE313C"/>
    <w:rsid w:val="00BE334C"/>
    <w:rsid w:val="00BE40D2"/>
    <w:rsid w:val="00BE42C2"/>
    <w:rsid w:val="00BE4463"/>
    <w:rsid w:val="00BE5CB9"/>
    <w:rsid w:val="00BE70EA"/>
    <w:rsid w:val="00BF3746"/>
    <w:rsid w:val="00BF4418"/>
    <w:rsid w:val="00BF5B56"/>
    <w:rsid w:val="00C00295"/>
    <w:rsid w:val="00C0128C"/>
    <w:rsid w:val="00C02575"/>
    <w:rsid w:val="00C026B2"/>
    <w:rsid w:val="00C02DD6"/>
    <w:rsid w:val="00C0303A"/>
    <w:rsid w:val="00C0686A"/>
    <w:rsid w:val="00C100CC"/>
    <w:rsid w:val="00C124B7"/>
    <w:rsid w:val="00C126FA"/>
    <w:rsid w:val="00C13BA7"/>
    <w:rsid w:val="00C13DBB"/>
    <w:rsid w:val="00C14502"/>
    <w:rsid w:val="00C149DC"/>
    <w:rsid w:val="00C17899"/>
    <w:rsid w:val="00C2064C"/>
    <w:rsid w:val="00C23094"/>
    <w:rsid w:val="00C23F35"/>
    <w:rsid w:val="00C24D62"/>
    <w:rsid w:val="00C26BDC"/>
    <w:rsid w:val="00C2703F"/>
    <w:rsid w:val="00C27B25"/>
    <w:rsid w:val="00C3006E"/>
    <w:rsid w:val="00C35712"/>
    <w:rsid w:val="00C36EB0"/>
    <w:rsid w:val="00C45CDC"/>
    <w:rsid w:val="00C46A8D"/>
    <w:rsid w:val="00C514C3"/>
    <w:rsid w:val="00C53CDE"/>
    <w:rsid w:val="00C541F0"/>
    <w:rsid w:val="00C56108"/>
    <w:rsid w:val="00C573DC"/>
    <w:rsid w:val="00C57EC6"/>
    <w:rsid w:val="00C600A9"/>
    <w:rsid w:val="00C611DE"/>
    <w:rsid w:val="00C628D7"/>
    <w:rsid w:val="00C62D3B"/>
    <w:rsid w:val="00C63C3A"/>
    <w:rsid w:val="00C63E5E"/>
    <w:rsid w:val="00C64170"/>
    <w:rsid w:val="00C65694"/>
    <w:rsid w:val="00C65D6C"/>
    <w:rsid w:val="00C66808"/>
    <w:rsid w:val="00C66AE4"/>
    <w:rsid w:val="00C724CE"/>
    <w:rsid w:val="00C72A2E"/>
    <w:rsid w:val="00C72D75"/>
    <w:rsid w:val="00C7467F"/>
    <w:rsid w:val="00C74700"/>
    <w:rsid w:val="00C761E5"/>
    <w:rsid w:val="00C827E5"/>
    <w:rsid w:val="00C84123"/>
    <w:rsid w:val="00C84CA9"/>
    <w:rsid w:val="00C85B88"/>
    <w:rsid w:val="00C86937"/>
    <w:rsid w:val="00C87496"/>
    <w:rsid w:val="00C924FB"/>
    <w:rsid w:val="00C93F2B"/>
    <w:rsid w:val="00C95F35"/>
    <w:rsid w:val="00C97D79"/>
    <w:rsid w:val="00CA06BE"/>
    <w:rsid w:val="00CA2299"/>
    <w:rsid w:val="00CA2946"/>
    <w:rsid w:val="00CA2BF1"/>
    <w:rsid w:val="00CA6B03"/>
    <w:rsid w:val="00CB0005"/>
    <w:rsid w:val="00CB1B8A"/>
    <w:rsid w:val="00CB3616"/>
    <w:rsid w:val="00CB3691"/>
    <w:rsid w:val="00CB3733"/>
    <w:rsid w:val="00CB63C9"/>
    <w:rsid w:val="00CB63EB"/>
    <w:rsid w:val="00CB6DAE"/>
    <w:rsid w:val="00CB7662"/>
    <w:rsid w:val="00CC026F"/>
    <w:rsid w:val="00CC0289"/>
    <w:rsid w:val="00CC0E8F"/>
    <w:rsid w:val="00CC12F1"/>
    <w:rsid w:val="00CC19AC"/>
    <w:rsid w:val="00CC4ABB"/>
    <w:rsid w:val="00CC6BDF"/>
    <w:rsid w:val="00CC7001"/>
    <w:rsid w:val="00CC769A"/>
    <w:rsid w:val="00CD023F"/>
    <w:rsid w:val="00CD1042"/>
    <w:rsid w:val="00CD27A2"/>
    <w:rsid w:val="00CD4BB0"/>
    <w:rsid w:val="00CD549A"/>
    <w:rsid w:val="00CD7CA4"/>
    <w:rsid w:val="00CE00B1"/>
    <w:rsid w:val="00CE0593"/>
    <w:rsid w:val="00CE0BC8"/>
    <w:rsid w:val="00CE0F36"/>
    <w:rsid w:val="00CE532F"/>
    <w:rsid w:val="00CF17FE"/>
    <w:rsid w:val="00CF1F0A"/>
    <w:rsid w:val="00CF500F"/>
    <w:rsid w:val="00CF5C05"/>
    <w:rsid w:val="00CF5CCD"/>
    <w:rsid w:val="00CF6096"/>
    <w:rsid w:val="00CF7156"/>
    <w:rsid w:val="00D04AF4"/>
    <w:rsid w:val="00D04E79"/>
    <w:rsid w:val="00D05A30"/>
    <w:rsid w:val="00D065AF"/>
    <w:rsid w:val="00D06CA7"/>
    <w:rsid w:val="00D07041"/>
    <w:rsid w:val="00D07DF2"/>
    <w:rsid w:val="00D10A52"/>
    <w:rsid w:val="00D11878"/>
    <w:rsid w:val="00D1301C"/>
    <w:rsid w:val="00D13589"/>
    <w:rsid w:val="00D13969"/>
    <w:rsid w:val="00D13A06"/>
    <w:rsid w:val="00D1410E"/>
    <w:rsid w:val="00D15235"/>
    <w:rsid w:val="00D15293"/>
    <w:rsid w:val="00D15692"/>
    <w:rsid w:val="00D157F3"/>
    <w:rsid w:val="00D16642"/>
    <w:rsid w:val="00D173E5"/>
    <w:rsid w:val="00D17579"/>
    <w:rsid w:val="00D229FF"/>
    <w:rsid w:val="00D22A15"/>
    <w:rsid w:val="00D23F91"/>
    <w:rsid w:val="00D24A33"/>
    <w:rsid w:val="00D24DA7"/>
    <w:rsid w:val="00D25286"/>
    <w:rsid w:val="00D25374"/>
    <w:rsid w:val="00D27745"/>
    <w:rsid w:val="00D33926"/>
    <w:rsid w:val="00D3417F"/>
    <w:rsid w:val="00D36885"/>
    <w:rsid w:val="00D3719E"/>
    <w:rsid w:val="00D377A0"/>
    <w:rsid w:val="00D4295E"/>
    <w:rsid w:val="00D43F02"/>
    <w:rsid w:val="00D44FCF"/>
    <w:rsid w:val="00D4532C"/>
    <w:rsid w:val="00D45973"/>
    <w:rsid w:val="00D4628F"/>
    <w:rsid w:val="00D466F1"/>
    <w:rsid w:val="00D47FCA"/>
    <w:rsid w:val="00D50CD5"/>
    <w:rsid w:val="00D51682"/>
    <w:rsid w:val="00D51886"/>
    <w:rsid w:val="00D51E0C"/>
    <w:rsid w:val="00D52BBE"/>
    <w:rsid w:val="00D53ADB"/>
    <w:rsid w:val="00D57430"/>
    <w:rsid w:val="00D5765D"/>
    <w:rsid w:val="00D57A86"/>
    <w:rsid w:val="00D6015B"/>
    <w:rsid w:val="00D61A6A"/>
    <w:rsid w:val="00D62E61"/>
    <w:rsid w:val="00D63B59"/>
    <w:rsid w:val="00D64518"/>
    <w:rsid w:val="00D65CBA"/>
    <w:rsid w:val="00D65E6D"/>
    <w:rsid w:val="00D65EF0"/>
    <w:rsid w:val="00D662E4"/>
    <w:rsid w:val="00D6643D"/>
    <w:rsid w:val="00D669EE"/>
    <w:rsid w:val="00D678B3"/>
    <w:rsid w:val="00D71641"/>
    <w:rsid w:val="00D72226"/>
    <w:rsid w:val="00D73ECB"/>
    <w:rsid w:val="00D749A5"/>
    <w:rsid w:val="00D761AF"/>
    <w:rsid w:val="00D77878"/>
    <w:rsid w:val="00D77C23"/>
    <w:rsid w:val="00D808B9"/>
    <w:rsid w:val="00D85DEC"/>
    <w:rsid w:val="00D8734C"/>
    <w:rsid w:val="00D91B8E"/>
    <w:rsid w:val="00D93B6F"/>
    <w:rsid w:val="00D93D76"/>
    <w:rsid w:val="00D94C95"/>
    <w:rsid w:val="00D95D20"/>
    <w:rsid w:val="00DA01D0"/>
    <w:rsid w:val="00DA30EB"/>
    <w:rsid w:val="00DA41A0"/>
    <w:rsid w:val="00DA4E71"/>
    <w:rsid w:val="00DA526F"/>
    <w:rsid w:val="00DA55F1"/>
    <w:rsid w:val="00DA7AFB"/>
    <w:rsid w:val="00DB00F9"/>
    <w:rsid w:val="00DB1068"/>
    <w:rsid w:val="00DB45E7"/>
    <w:rsid w:val="00DB54CA"/>
    <w:rsid w:val="00DB6E70"/>
    <w:rsid w:val="00DC0A7A"/>
    <w:rsid w:val="00DC2602"/>
    <w:rsid w:val="00DC271C"/>
    <w:rsid w:val="00DC6E45"/>
    <w:rsid w:val="00DC708C"/>
    <w:rsid w:val="00DC734F"/>
    <w:rsid w:val="00DD0C1C"/>
    <w:rsid w:val="00DD282D"/>
    <w:rsid w:val="00DD4DF0"/>
    <w:rsid w:val="00DD5A35"/>
    <w:rsid w:val="00DD6B89"/>
    <w:rsid w:val="00DD7EAD"/>
    <w:rsid w:val="00DE03B2"/>
    <w:rsid w:val="00DE0534"/>
    <w:rsid w:val="00DE0AAA"/>
    <w:rsid w:val="00DE1A3E"/>
    <w:rsid w:val="00DE2935"/>
    <w:rsid w:val="00DE2F0E"/>
    <w:rsid w:val="00DE48CF"/>
    <w:rsid w:val="00DE4D6A"/>
    <w:rsid w:val="00DE50DD"/>
    <w:rsid w:val="00DE60FD"/>
    <w:rsid w:val="00DE6C7A"/>
    <w:rsid w:val="00DE798A"/>
    <w:rsid w:val="00DF1914"/>
    <w:rsid w:val="00DF1A26"/>
    <w:rsid w:val="00DF33A6"/>
    <w:rsid w:val="00DF35D6"/>
    <w:rsid w:val="00DF7C55"/>
    <w:rsid w:val="00DF7F0C"/>
    <w:rsid w:val="00E0522F"/>
    <w:rsid w:val="00E06644"/>
    <w:rsid w:val="00E10CE1"/>
    <w:rsid w:val="00E11B3E"/>
    <w:rsid w:val="00E11D9C"/>
    <w:rsid w:val="00E133A8"/>
    <w:rsid w:val="00E1592D"/>
    <w:rsid w:val="00E16852"/>
    <w:rsid w:val="00E178C6"/>
    <w:rsid w:val="00E17F26"/>
    <w:rsid w:val="00E22148"/>
    <w:rsid w:val="00E227F0"/>
    <w:rsid w:val="00E2285C"/>
    <w:rsid w:val="00E243A1"/>
    <w:rsid w:val="00E25E1D"/>
    <w:rsid w:val="00E26F90"/>
    <w:rsid w:val="00E30039"/>
    <w:rsid w:val="00E30E66"/>
    <w:rsid w:val="00E3132B"/>
    <w:rsid w:val="00E319CD"/>
    <w:rsid w:val="00E322FC"/>
    <w:rsid w:val="00E323B3"/>
    <w:rsid w:val="00E344EF"/>
    <w:rsid w:val="00E34F26"/>
    <w:rsid w:val="00E35D28"/>
    <w:rsid w:val="00E378E5"/>
    <w:rsid w:val="00E41A74"/>
    <w:rsid w:val="00E43542"/>
    <w:rsid w:val="00E43E09"/>
    <w:rsid w:val="00E452CA"/>
    <w:rsid w:val="00E453F9"/>
    <w:rsid w:val="00E45889"/>
    <w:rsid w:val="00E46B38"/>
    <w:rsid w:val="00E46BEC"/>
    <w:rsid w:val="00E46C4A"/>
    <w:rsid w:val="00E4780E"/>
    <w:rsid w:val="00E5222B"/>
    <w:rsid w:val="00E52EF4"/>
    <w:rsid w:val="00E52F9D"/>
    <w:rsid w:val="00E53449"/>
    <w:rsid w:val="00E5491F"/>
    <w:rsid w:val="00E54928"/>
    <w:rsid w:val="00E54FC8"/>
    <w:rsid w:val="00E553CA"/>
    <w:rsid w:val="00E5593C"/>
    <w:rsid w:val="00E60183"/>
    <w:rsid w:val="00E6062B"/>
    <w:rsid w:val="00E60ADD"/>
    <w:rsid w:val="00E62DAB"/>
    <w:rsid w:val="00E62EA9"/>
    <w:rsid w:val="00E6355F"/>
    <w:rsid w:val="00E639B4"/>
    <w:rsid w:val="00E63B6A"/>
    <w:rsid w:val="00E64205"/>
    <w:rsid w:val="00E6729E"/>
    <w:rsid w:val="00E678C0"/>
    <w:rsid w:val="00E7027E"/>
    <w:rsid w:val="00E70459"/>
    <w:rsid w:val="00E7092F"/>
    <w:rsid w:val="00E70C12"/>
    <w:rsid w:val="00E70DDC"/>
    <w:rsid w:val="00E71989"/>
    <w:rsid w:val="00E7263F"/>
    <w:rsid w:val="00E74D82"/>
    <w:rsid w:val="00E75BE5"/>
    <w:rsid w:val="00E80DC9"/>
    <w:rsid w:val="00E81349"/>
    <w:rsid w:val="00E815D0"/>
    <w:rsid w:val="00E82BA8"/>
    <w:rsid w:val="00E82CED"/>
    <w:rsid w:val="00E83DBA"/>
    <w:rsid w:val="00E84C54"/>
    <w:rsid w:val="00E85071"/>
    <w:rsid w:val="00E85B41"/>
    <w:rsid w:val="00E86090"/>
    <w:rsid w:val="00E86226"/>
    <w:rsid w:val="00E8648A"/>
    <w:rsid w:val="00E865A2"/>
    <w:rsid w:val="00E87C2F"/>
    <w:rsid w:val="00E87FC3"/>
    <w:rsid w:val="00E90BA5"/>
    <w:rsid w:val="00E90DDE"/>
    <w:rsid w:val="00E90F27"/>
    <w:rsid w:val="00E91AFD"/>
    <w:rsid w:val="00E91B72"/>
    <w:rsid w:val="00E93BEF"/>
    <w:rsid w:val="00E95F0F"/>
    <w:rsid w:val="00E96B18"/>
    <w:rsid w:val="00E96EFA"/>
    <w:rsid w:val="00E97155"/>
    <w:rsid w:val="00E975D1"/>
    <w:rsid w:val="00E97A09"/>
    <w:rsid w:val="00EA1778"/>
    <w:rsid w:val="00EA3A9D"/>
    <w:rsid w:val="00EA3AA3"/>
    <w:rsid w:val="00EA3D8D"/>
    <w:rsid w:val="00EA49C5"/>
    <w:rsid w:val="00EA5275"/>
    <w:rsid w:val="00EA5FB3"/>
    <w:rsid w:val="00EA78A4"/>
    <w:rsid w:val="00EB031E"/>
    <w:rsid w:val="00EB1E0E"/>
    <w:rsid w:val="00EB2222"/>
    <w:rsid w:val="00EB3DC5"/>
    <w:rsid w:val="00EB732A"/>
    <w:rsid w:val="00EC287B"/>
    <w:rsid w:val="00EC3584"/>
    <w:rsid w:val="00EC485A"/>
    <w:rsid w:val="00EC5BAA"/>
    <w:rsid w:val="00EC635A"/>
    <w:rsid w:val="00EC6ED3"/>
    <w:rsid w:val="00EC7F96"/>
    <w:rsid w:val="00ED0307"/>
    <w:rsid w:val="00ED0607"/>
    <w:rsid w:val="00ED2BF8"/>
    <w:rsid w:val="00ED2DF1"/>
    <w:rsid w:val="00ED52F8"/>
    <w:rsid w:val="00ED7C12"/>
    <w:rsid w:val="00EE07C5"/>
    <w:rsid w:val="00EE0C9F"/>
    <w:rsid w:val="00EE418F"/>
    <w:rsid w:val="00EE45B6"/>
    <w:rsid w:val="00EE5627"/>
    <w:rsid w:val="00EE6D81"/>
    <w:rsid w:val="00EE6E04"/>
    <w:rsid w:val="00EE6EE0"/>
    <w:rsid w:val="00EE7E20"/>
    <w:rsid w:val="00EF086F"/>
    <w:rsid w:val="00EF17BC"/>
    <w:rsid w:val="00EF2BE7"/>
    <w:rsid w:val="00EF2E9A"/>
    <w:rsid w:val="00EF3EEE"/>
    <w:rsid w:val="00EF4B5B"/>
    <w:rsid w:val="00EF51F7"/>
    <w:rsid w:val="00EF5265"/>
    <w:rsid w:val="00EF5931"/>
    <w:rsid w:val="00EF593E"/>
    <w:rsid w:val="00EF6978"/>
    <w:rsid w:val="00EF78BA"/>
    <w:rsid w:val="00F025D6"/>
    <w:rsid w:val="00F026C9"/>
    <w:rsid w:val="00F03926"/>
    <w:rsid w:val="00F040AD"/>
    <w:rsid w:val="00F0480D"/>
    <w:rsid w:val="00F04A1B"/>
    <w:rsid w:val="00F04D0B"/>
    <w:rsid w:val="00F05B30"/>
    <w:rsid w:val="00F0627A"/>
    <w:rsid w:val="00F06926"/>
    <w:rsid w:val="00F06E91"/>
    <w:rsid w:val="00F11477"/>
    <w:rsid w:val="00F11F8E"/>
    <w:rsid w:val="00F121E2"/>
    <w:rsid w:val="00F1360C"/>
    <w:rsid w:val="00F1391D"/>
    <w:rsid w:val="00F13EE8"/>
    <w:rsid w:val="00F15B7E"/>
    <w:rsid w:val="00F21CFF"/>
    <w:rsid w:val="00F229A7"/>
    <w:rsid w:val="00F23266"/>
    <w:rsid w:val="00F2473F"/>
    <w:rsid w:val="00F2484E"/>
    <w:rsid w:val="00F256AD"/>
    <w:rsid w:val="00F2601C"/>
    <w:rsid w:val="00F31EA8"/>
    <w:rsid w:val="00F323C2"/>
    <w:rsid w:val="00F33510"/>
    <w:rsid w:val="00F33CE4"/>
    <w:rsid w:val="00F36168"/>
    <w:rsid w:val="00F363B6"/>
    <w:rsid w:val="00F3674C"/>
    <w:rsid w:val="00F36BC0"/>
    <w:rsid w:val="00F36E4A"/>
    <w:rsid w:val="00F409AF"/>
    <w:rsid w:val="00F4150F"/>
    <w:rsid w:val="00F4216E"/>
    <w:rsid w:val="00F42291"/>
    <w:rsid w:val="00F4262A"/>
    <w:rsid w:val="00F42B2F"/>
    <w:rsid w:val="00F42F2A"/>
    <w:rsid w:val="00F43B2C"/>
    <w:rsid w:val="00F44E41"/>
    <w:rsid w:val="00F50CDC"/>
    <w:rsid w:val="00F50DA3"/>
    <w:rsid w:val="00F51F09"/>
    <w:rsid w:val="00F52BDE"/>
    <w:rsid w:val="00F535A2"/>
    <w:rsid w:val="00F5492A"/>
    <w:rsid w:val="00F54AF4"/>
    <w:rsid w:val="00F60987"/>
    <w:rsid w:val="00F60ABB"/>
    <w:rsid w:val="00F60F69"/>
    <w:rsid w:val="00F6101E"/>
    <w:rsid w:val="00F626E5"/>
    <w:rsid w:val="00F626E7"/>
    <w:rsid w:val="00F63094"/>
    <w:rsid w:val="00F6378A"/>
    <w:rsid w:val="00F63A6F"/>
    <w:rsid w:val="00F64DB2"/>
    <w:rsid w:val="00F655B6"/>
    <w:rsid w:val="00F657D1"/>
    <w:rsid w:val="00F660E7"/>
    <w:rsid w:val="00F66C22"/>
    <w:rsid w:val="00F70B49"/>
    <w:rsid w:val="00F7123F"/>
    <w:rsid w:val="00F71865"/>
    <w:rsid w:val="00F745B0"/>
    <w:rsid w:val="00F74E65"/>
    <w:rsid w:val="00F75890"/>
    <w:rsid w:val="00F76183"/>
    <w:rsid w:val="00F767DD"/>
    <w:rsid w:val="00F76B2C"/>
    <w:rsid w:val="00F77FEB"/>
    <w:rsid w:val="00F807D4"/>
    <w:rsid w:val="00F80FA2"/>
    <w:rsid w:val="00F82176"/>
    <w:rsid w:val="00F83251"/>
    <w:rsid w:val="00F837C0"/>
    <w:rsid w:val="00F83DC9"/>
    <w:rsid w:val="00F83FC3"/>
    <w:rsid w:val="00F85684"/>
    <w:rsid w:val="00F85959"/>
    <w:rsid w:val="00F87AF7"/>
    <w:rsid w:val="00F90E97"/>
    <w:rsid w:val="00F913F2"/>
    <w:rsid w:val="00F922DE"/>
    <w:rsid w:val="00F927AC"/>
    <w:rsid w:val="00F9622E"/>
    <w:rsid w:val="00F96B83"/>
    <w:rsid w:val="00F97487"/>
    <w:rsid w:val="00F97FBB"/>
    <w:rsid w:val="00FA09D0"/>
    <w:rsid w:val="00FA1DD8"/>
    <w:rsid w:val="00FA2C5E"/>
    <w:rsid w:val="00FA31F6"/>
    <w:rsid w:val="00FA43AB"/>
    <w:rsid w:val="00FA514B"/>
    <w:rsid w:val="00FB05C2"/>
    <w:rsid w:val="00FB0EE3"/>
    <w:rsid w:val="00FB1BAC"/>
    <w:rsid w:val="00FB276C"/>
    <w:rsid w:val="00FB4D55"/>
    <w:rsid w:val="00FB5686"/>
    <w:rsid w:val="00FB61F3"/>
    <w:rsid w:val="00FB7677"/>
    <w:rsid w:val="00FB7847"/>
    <w:rsid w:val="00FC02B2"/>
    <w:rsid w:val="00FC0891"/>
    <w:rsid w:val="00FC0BE3"/>
    <w:rsid w:val="00FC11FF"/>
    <w:rsid w:val="00FC2B81"/>
    <w:rsid w:val="00FC646E"/>
    <w:rsid w:val="00FD0316"/>
    <w:rsid w:val="00FD1739"/>
    <w:rsid w:val="00FD1C14"/>
    <w:rsid w:val="00FD2DCA"/>
    <w:rsid w:val="00FD3A8E"/>
    <w:rsid w:val="00FD4F16"/>
    <w:rsid w:val="00FD6750"/>
    <w:rsid w:val="00FD7AEB"/>
    <w:rsid w:val="00FE0809"/>
    <w:rsid w:val="00FE2439"/>
    <w:rsid w:val="00FE25C7"/>
    <w:rsid w:val="00FE2EE2"/>
    <w:rsid w:val="00FE33CF"/>
    <w:rsid w:val="00FE65C9"/>
    <w:rsid w:val="00FF09D1"/>
    <w:rsid w:val="00FF195A"/>
    <w:rsid w:val="00FF1E5F"/>
    <w:rsid w:val="00FF29F4"/>
    <w:rsid w:val="00FF2D3E"/>
    <w:rsid w:val="00FF4951"/>
    <w:rsid w:val="00FF4B4C"/>
    <w:rsid w:val="00FF5176"/>
    <w:rsid w:val="00FF6E30"/>
    <w:rsid w:val="00FF769D"/>
    <w:rsid w:val="036906B9"/>
    <w:rsid w:val="06EB32E3"/>
    <w:rsid w:val="07140924"/>
    <w:rsid w:val="076470DA"/>
    <w:rsid w:val="09992CDC"/>
    <w:rsid w:val="0B6731C6"/>
    <w:rsid w:val="107A6798"/>
    <w:rsid w:val="14A27993"/>
    <w:rsid w:val="14E61ED5"/>
    <w:rsid w:val="1D9408AD"/>
    <w:rsid w:val="225E5C03"/>
    <w:rsid w:val="26A95B39"/>
    <w:rsid w:val="2BDB436E"/>
    <w:rsid w:val="2C282DE4"/>
    <w:rsid w:val="30803872"/>
    <w:rsid w:val="31A50B58"/>
    <w:rsid w:val="32D81743"/>
    <w:rsid w:val="34EC1189"/>
    <w:rsid w:val="39455658"/>
    <w:rsid w:val="3DA379D4"/>
    <w:rsid w:val="3F454250"/>
    <w:rsid w:val="40B2016A"/>
    <w:rsid w:val="41AA4BF2"/>
    <w:rsid w:val="425A6C63"/>
    <w:rsid w:val="46C03FD3"/>
    <w:rsid w:val="47337216"/>
    <w:rsid w:val="480D179F"/>
    <w:rsid w:val="483D231C"/>
    <w:rsid w:val="49122557"/>
    <w:rsid w:val="495B0E28"/>
    <w:rsid w:val="4A4C4A99"/>
    <w:rsid w:val="4CC85D96"/>
    <w:rsid w:val="4EB77B49"/>
    <w:rsid w:val="4F22735C"/>
    <w:rsid w:val="543D0414"/>
    <w:rsid w:val="549F1195"/>
    <w:rsid w:val="54D62EF8"/>
    <w:rsid w:val="555F4AB6"/>
    <w:rsid w:val="559A7BB2"/>
    <w:rsid w:val="57EB5C21"/>
    <w:rsid w:val="59BC5DFB"/>
    <w:rsid w:val="5C0F1DCA"/>
    <w:rsid w:val="5D323956"/>
    <w:rsid w:val="5DEA4132"/>
    <w:rsid w:val="5E235ED9"/>
    <w:rsid w:val="5EFD415C"/>
    <w:rsid w:val="617272DF"/>
    <w:rsid w:val="66F8240F"/>
    <w:rsid w:val="672F5108"/>
    <w:rsid w:val="69F60125"/>
    <w:rsid w:val="6ABD0384"/>
    <w:rsid w:val="6C8C1E88"/>
    <w:rsid w:val="704B11CB"/>
    <w:rsid w:val="71DF6E26"/>
    <w:rsid w:val="73664BDE"/>
    <w:rsid w:val="74A81306"/>
    <w:rsid w:val="75CC6B0E"/>
    <w:rsid w:val="76C578C3"/>
    <w:rsid w:val="797C7808"/>
    <w:rsid w:val="79E97FE4"/>
    <w:rsid w:val="7A172045"/>
    <w:rsid w:val="7A4E3666"/>
    <w:rsid w:val="7B6F4351"/>
    <w:rsid w:val="7E797DAC"/>
    <w:rsid w:val="7F4B6F13"/>
    <w:rsid w:val="CBF524DE"/>
    <w:rsid w:val="FFA741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ocked="1"/>
    <w:lsdException w:qFormat="1" w:unhideWhenUsed="0" w:uiPriority="0" w:semiHidden="0" w:name="heading 5" w:locked="1"/>
    <w:lsdException w:qFormat="1" w:unhideWhenUsed="0" w:uiPriority="0" w:semiHidden="0" w:name="heading 6" w:locked="1"/>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0" w:name="Normal Indent"/>
    <w:lsdException w:uiPriority="0" w:name="footnote text"/>
    <w:lsdException w:qFormat="1" w:unhideWhenUsed="0" w:uiPriority="99"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ocked="1"/>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ocked="1"/>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ocked="1"/>
    <w:lsdException w:qFormat="1" w:unhideWhenUsed="0" w:uiPriority="0" w:semiHidden="0" w:name="Emphasis" w:locked="1"/>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560" w:firstLineChars="200"/>
      <w:jc w:val="both"/>
    </w:pPr>
    <w:rPr>
      <w:rFonts w:ascii="Times New Roman" w:hAnsi="Times New Roman" w:eastAsia="宋体" w:cs="Times New Roman"/>
      <w:kern w:val="2"/>
      <w:sz w:val="28"/>
      <w:szCs w:val="28"/>
      <w:lang w:val="en-US" w:eastAsia="zh-CN" w:bidi="ar-SA"/>
      <w14:ligatures w14:val="standardContextual"/>
    </w:rPr>
  </w:style>
  <w:style w:type="paragraph" w:styleId="2">
    <w:name w:val="heading 1"/>
    <w:basedOn w:val="1"/>
    <w:next w:val="1"/>
    <w:autoRedefine/>
    <w:qFormat/>
    <w:uiPriority w:val="0"/>
    <w:pPr>
      <w:numPr>
        <w:ilvl w:val="0"/>
        <w:numId w:val="1"/>
      </w:numPr>
      <w:ind w:left="0" w:firstLine="0" w:firstLineChars="0"/>
      <w:outlineLvl w:val="0"/>
    </w:pPr>
    <w:rPr>
      <w:rFonts w:ascii="宋体" w:hAnsi="宋体"/>
      <w:b/>
      <w:bCs/>
      <w:kern w:val="44"/>
      <w:sz w:val="32"/>
      <w:szCs w:val="32"/>
    </w:rPr>
  </w:style>
  <w:style w:type="paragraph" w:styleId="3">
    <w:name w:val="heading 2"/>
    <w:basedOn w:val="1"/>
    <w:next w:val="1"/>
    <w:qFormat/>
    <w:uiPriority w:val="0"/>
    <w:pPr>
      <w:keepNext/>
      <w:keepLines/>
      <w:numPr>
        <w:ilvl w:val="1"/>
        <w:numId w:val="1"/>
      </w:numPr>
      <w:adjustRightInd w:val="0"/>
      <w:ind w:left="0" w:firstLine="0" w:firstLineChars="0"/>
      <w:textAlignment w:val="baseline"/>
      <w:outlineLvl w:val="1"/>
    </w:pPr>
    <w:rPr>
      <w:rFonts w:ascii="宋体" w:hAnsi="宋体"/>
      <w:b/>
      <w:bCs/>
      <w:sz w:val="32"/>
      <w:szCs w:val="32"/>
    </w:rPr>
  </w:style>
  <w:style w:type="paragraph" w:styleId="4">
    <w:name w:val="heading 3"/>
    <w:basedOn w:val="1"/>
    <w:next w:val="1"/>
    <w:link w:val="63"/>
    <w:qFormat/>
    <w:uiPriority w:val="0"/>
    <w:pPr>
      <w:keepNext/>
      <w:keepLines/>
      <w:numPr>
        <w:ilvl w:val="2"/>
        <w:numId w:val="1"/>
      </w:numPr>
      <w:adjustRightInd w:val="0"/>
      <w:ind w:left="0" w:firstLine="0" w:firstLineChars="0"/>
      <w:textAlignment w:val="baseline"/>
      <w:outlineLvl w:val="2"/>
    </w:pPr>
    <w:rPr>
      <w:rFonts w:eastAsia="黑体"/>
      <w:b/>
      <w:bCs/>
    </w:rPr>
  </w:style>
  <w:style w:type="paragraph" w:styleId="5">
    <w:name w:val="heading 4"/>
    <w:basedOn w:val="1"/>
    <w:next w:val="1"/>
    <w:link w:val="42"/>
    <w:qFormat/>
    <w:locked/>
    <w:uiPriority w:val="0"/>
    <w:pPr>
      <w:keepNext/>
      <w:numPr>
        <w:ilvl w:val="3"/>
        <w:numId w:val="1"/>
      </w:numPr>
      <w:tabs>
        <w:tab w:val="left" w:pos="2900"/>
        <w:tab w:val="left" w:pos="5000"/>
        <w:tab w:val="left" w:pos="9200"/>
      </w:tabs>
      <w:autoSpaceDE w:val="0"/>
      <w:autoSpaceDN w:val="0"/>
      <w:adjustRightInd w:val="0"/>
      <w:ind w:left="0" w:firstLine="562"/>
      <w:jc w:val="left"/>
      <w:outlineLvl w:val="3"/>
    </w:pPr>
    <w:rPr>
      <w:rFonts w:ascii="仿宋_GB2312" w:hAnsi="宋体"/>
      <w:b/>
      <w:bCs/>
      <w:kern w:val="0"/>
    </w:rPr>
  </w:style>
  <w:style w:type="paragraph" w:styleId="6">
    <w:name w:val="heading 5"/>
    <w:basedOn w:val="1"/>
    <w:next w:val="1"/>
    <w:link w:val="43"/>
    <w:qFormat/>
    <w:locked/>
    <w:uiPriority w:val="0"/>
    <w:pPr>
      <w:keepNext/>
      <w:tabs>
        <w:tab w:val="left" w:pos="2000"/>
      </w:tabs>
      <w:autoSpaceDE w:val="0"/>
      <w:autoSpaceDN w:val="0"/>
      <w:adjustRightInd w:val="0"/>
      <w:jc w:val="left"/>
      <w:outlineLvl w:val="4"/>
    </w:pPr>
    <w:rPr>
      <w:rFonts w:ascii="宋体" w:hAnsi="宋体"/>
      <w:b/>
      <w:bCs/>
      <w:kern w:val="0"/>
      <w:u w:val="single"/>
    </w:rPr>
  </w:style>
  <w:style w:type="paragraph" w:styleId="7">
    <w:name w:val="heading 6"/>
    <w:basedOn w:val="1"/>
    <w:next w:val="1"/>
    <w:link w:val="44"/>
    <w:qFormat/>
    <w:locked/>
    <w:uiPriority w:val="0"/>
    <w:pPr>
      <w:keepNext/>
      <w:tabs>
        <w:tab w:val="left" w:pos="4500"/>
        <w:tab w:val="left" w:pos="5300"/>
        <w:tab w:val="left" w:pos="6100"/>
        <w:tab w:val="left" w:pos="6900"/>
        <w:tab w:val="left" w:pos="7700"/>
        <w:tab w:val="left" w:pos="8500"/>
        <w:tab w:val="left" w:pos="9300"/>
      </w:tabs>
      <w:autoSpaceDE w:val="0"/>
      <w:autoSpaceDN w:val="0"/>
      <w:adjustRightInd w:val="0"/>
      <w:jc w:val="left"/>
      <w:outlineLvl w:val="5"/>
    </w:pPr>
    <w:rPr>
      <w:rFonts w:ascii="宋体" w:hAnsi="宋体"/>
      <w:b/>
      <w:bCs/>
      <w:kern w:val="0"/>
      <w:sz w:val="24"/>
      <w:u w:val="single"/>
    </w:rPr>
  </w:style>
  <w:style w:type="paragraph" w:styleId="8">
    <w:name w:val="heading 7"/>
    <w:basedOn w:val="1"/>
    <w:next w:val="1"/>
    <w:link w:val="45"/>
    <w:qFormat/>
    <w:locked/>
    <w:uiPriority w:val="0"/>
    <w:pPr>
      <w:keepNext/>
      <w:keepLines/>
      <w:spacing w:before="240" w:after="64" w:line="320" w:lineRule="auto"/>
      <w:outlineLvl w:val="6"/>
    </w:pPr>
    <w:rPr>
      <w:b/>
      <w:bCs/>
      <w:sz w:val="24"/>
    </w:rPr>
  </w:style>
  <w:style w:type="paragraph" w:styleId="9">
    <w:name w:val="heading 8"/>
    <w:basedOn w:val="1"/>
    <w:next w:val="1"/>
    <w:link w:val="46"/>
    <w:qFormat/>
    <w:locked/>
    <w:uiPriority w:val="0"/>
    <w:pPr>
      <w:keepNext/>
      <w:keepLines/>
      <w:spacing w:before="240" w:after="64" w:line="320" w:lineRule="auto"/>
      <w:outlineLvl w:val="7"/>
    </w:pPr>
    <w:rPr>
      <w:rFonts w:ascii="Arial" w:hAnsi="Arial" w:eastAsia="黑体"/>
      <w:sz w:val="24"/>
    </w:rPr>
  </w:style>
  <w:style w:type="paragraph" w:styleId="10">
    <w:name w:val="heading 9"/>
    <w:basedOn w:val="1"/>
    <w:next w:val="1"/>
    <w:link w:val="47"/>
    <w:qFormat/>
    <w:locked/>
    <w:uiPriority w:val="0"/>
    <w:pPr>
      <w:keepNext/>
      <w:keepLines/>
      <w:spacing w:before="240" w:after="64" w:line="320" w:lineRule="auto"/>
      <w:outlineLvl w:val="8"/>
    </w:pPr>
    <w:rPr>
      <w:rFonts w:ascii="Arial" w:hAnsi="Arial" w:eastAsia="黑体"/>
      <w:szCs w:val="21"/>
    </w:rPr>
  </w:style>
  <w:style w:type="character" w:default="1" w:styleId="32">
    <w:name w:val="Default Paragraph Font"/>
    <w:semiHidden/>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qFormat/>
    <w:uiPriority w:val="39"/>
    <w:pPr>
      <w:ind w:left="2520" w:leftChars="1200"/>
    </w:pPr>
  </w:style>
  <w:style w:type="paragraph" w:styleId="12">
    <w:name w:val="caption"/>
    <w:basedOn w:val="1"/>
    <w:next w:val="1"/>
    <w:unhideWhenUsed/>
    <w:qFormat/>
    <w:locked/>
    <w:uiPriority w:val="0"/>
    <w:pPr>
      <w:adjustRightInd w:val="0"/>
      <w:snapToGrid w:val="0"/>
      <w:spacing w:before="190" w:beforeLines="50" w:after="190" w:afterLines="50" w:line="240" w:lineRule="auto"/>
      <w:ind w:firstLine="0" w:firstLineChars="0"/>
      <w:jc w:val="center"/>
    </w:pPr>
    <w:rPr>
      <w:sz w:val="24"/>
    </w:rPr>
  </w:style>
  <w:style w:type="paragraph" w:styleId="13">
    <w:name w:val="Document Map"/>
    <w:basedOn w:val="1"/>
    <w:link w:val="38"/>
    <w:semiHidden/>
    <w:qFormat/>
    <w:uiPriority w:val="0"/>
    <w:rPr>
      <w:rFonts w:ascii="宋体"/>
      <w:sz w:val="18"/>
      <w:szCs w:val="18"/>
    </w:rPr>
  </w:style>
  <w:style w:type="paragraph" w:styleId="14">
    <w:name w:val="annotation text"/>
    <w:basedOn w:val="1"/>
    <w:link w:val="40"/>
    <w:semiHidden/>
    <w:qFormat/>
    <w:uiPriority w:val="99"/>
    <w:pPr>
      <w:jc w:val="left"/>
    </w:pPr>
    <w:rPr>
      <w:szCs w:val="20"/>
    </w:rPr>
  </w:style>
  <w:style w:type="paragraph" w:styleId="15">
    <w:name w:val="toc 5"/>
    <w:basedOn w:val="1"/>
    <w:next w:val="1"/>
    <w:autoRedefine/>
    <w:qFormat/>
    <w:uiPriority w:val="39"/>
    <w:pPr>
      <w:ind w:left="1680" w:leftChars="800"/>
    </w:pPr>
  </w:style>
  <w:style w:type="paragraph" w:styleId="16">
    <w:name w:val="toc 3"/>
    <w:basedOn w:val="1"/>
    <w:next w:val="1"/>
    <w:autoRedefine/>
    <w:qFormat/>
    <w:uiPriority w:val="39"/>
    <w:pPr>
      <w:tabs>
        <w:tab w:val="right" w:leader="dot" w:pos="9060"/>
      </w:tabs>
      <w:ind w:left="560" w:leftChars="200" w:firstLine="0" w:firstLineChars="0"/>
    </w:pPr>
  </w:style>
  <w:style w:type="paragraph" w:styleId="17">
    <w:name w:val="toc 8"/>
    <w:basedOn w:val="1"/>
    <w:next w:val="1"/>
    <w:autoRedefine/>
    <w:qFormat/>
    <w:uiPriority w:val="39"/>
    <w:pPr>
      <w:ind w:left="2940" w:leftChars="1400"/>
    </w:pPr>
  </w:style>
  <w:style w:type="paragraph" w:styleId="18">
    <w:name w:val="Body Text Indent 2"/>
    <w:basedOn w:val="1"/>
    <w:qFormat/>
    <w:uiPriority w:val="0"/>
    <w:pPr>
      <w:spacing w:line="360" w:lineRule="auto"/>
      <w:ind w:left="899" w:leftChars="428" w:firstLine="540" w:firstLineChars="225"/>
    </w:pPr>
    <w:rPr>
      <w:sz w:val="24"/>
      <w:szCs w:val="20"/>
    </w:rPr>
  </w:style>
  <w:style w:type="paragraph" w:styleId="19">
    <w:name w:val="Balloon Text"/>
    <w:basedOn w:val="1"/>
    <w:link w:val="39"/>
    <w:semiHidden/>
    <w:qFormat/>
    <w:uiPriority w:val="0"/>
    <w:rPr>
      <w:sz w:val="18"/>
      <w:szCs w:val="18"/>
    </w:rPr>
  </w:style>
  <w:style w:type="paragraph" w:styleId="20">
    <w:name w:val="footer"/>
    <w:basedOn w:val="1"/>
    <w:link w:val="49"/>
    <w:qFormat/>
    <w:uiPriority w:val="99"/>
    <w:pPr>
      <w:tabs>
        <w:tab w:val="center" w:pos="4153"/>
        <w:tab w:val="right" w:pos="8306"/>
      </w:tabs>
      <w:snapToGrid w:val="0"/>
      <w:ind w:firstLine="360"/>
      <w:jc w:val="center"/>
    </w:pPr>
    <w:rPr>
      <w:sz w:val="21"/>
      <w:szCs w:val="21"/>
    </w:rPr>
  </w:style>
  <w:style w:type="paragraph" w:styleId="21">
    <w:name w:val="header"/>
    <w:basedOn w:val="1"/>
    <w:link w:val="37"/>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autoRedefine/>
    <w:qFormat/>
    <w:uiPriority w:val="39"/>
    <w:pPr>
      <w:tabs>
        <w:tab w:val="right" w:leader="dot" w:pos="9060"/>
      </w:tabs>
      <w:ind w:firstLine="0" w:firstLineChars="0"/>
    </w:pPr>
  </w:style>
  <w:style w:type="paragraph" w:styleId="23">
    <w:name w:val="toc 4"/>
    <w:basedOn w:val="1"/>
    <w:next w:val="1"/>
    <w:autoRedefine/>
    <w:qFormat/>
    <w:uiPriority w:val="39"/>
    <w:pPr>
      <w:ind w:left="1260" w:leftChars="600"/>
    </w:pPr>
  </w:style>
  <w:style w:type="paragraph" w:styleId="24">
    <w:name w:val="toc 6"/>
    <w:basedOn w:val="1"/>
    <w:next w:val="1"/>
    <w:autoRedefine/>
    <w:qFormat/>
    <w:uiPriority w:val="39"/>
    <w:pPr>
      <w:ind w:left="2100" w:leftChars="1000"/>
    </w:pPr>
  </w:style>
  <w:style w:type="paragraph" w:styleId="25">
    <w:name w:val="toc 2"/>
    <w:basedOn w:val="1"/>
    <w:next w:val="1"/>
    <w:autoRedefine/>
    <w:qFormat/>
    <w:uiPriority w:val="39"/>
    <w:pPr>
      <w:tabs>
        <w:tab w:val="right" w:leader="dot" w:pos="9060"/>
      </w:tabs>
      <w:ind w:left="280" w:leftChars="100" w:firstLine="0" w:firstLineChars="0"/>
    </w:pPr>
  </w:style>
  <w:style w:type="paragraph" w:styleId="26">
    <w:name w:val="toc 9"/>
    <w:basedOn w:val="1"/>
    <w:next w:val="1"/>
    <w:autoRedefine/>
    <w:qFormat/>
    <w:uiPriority w:val="39"/>
    <w:pPr>
      <w:ind w:left="3360" w:leftChars="1600"/>
    </w:p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28">
    <w:name w:val="Title"/>
    <w:basedOn w:val="1"/>
    <w:next w:val="1"/>
    <w:link w:val="62"/>
    <w:qFormat/>
    <w:locked/>
    <w:uiPriority w:val="0"/>
    <w:pPr>
      <w:spacing w:line="240" w:lineRule="auto"/>
      <w:ind w:firstLine="0" w:firstLineChars="0"/>
      <w:jc w:val="center"/>
    </w:pPr>
    <w:rPr>
      <w:rFonts w:ascii="黑体" w:hAnsi="黑体" w:eastAsia="黑体" w:cs="黑体"/>
      <w:b/>
      <w:bCs/>
      <w:sz w:val="40"/>
      <w:szCs w:val="48"/>
      <w14:ligatures w14:val="none"/>
    </w:rPr>
  </w:style>
  <w:style w:type="paragraph" w:styleId="29">
    <w:name w:val="annotation subject"/>
    <w:basedOn w:val="14"/>
    <w:next w:val="14"/>
    <w:link w:val="51"/>
    <w:qFormat/>
    <w:uiPriority w:val="0"/>
    <w:rPr>
      <w:b/>
      <w:bCs/>
      <w:szCs w:val="24"/>
    </w:rPr>
  </w:style>
  <w:style w:type="table" w:styleId="31">
    <w:name w:val="Table Grid"/>
    <w:basedOn w:val="3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qFormat/>
    <w:uiPriority w:val="0"/>
    <w:rPr>
      <w:rFonts w:cs="Times New Roman"/>
    </w:rPr>
  </w:style>
  <w:style w:type="character" w:styleId="34">
    <w:name w:val="Hyperlink"/>
    <w:qFormat/>
    <w:uiPriority w:val="99"/>
    <w:rPr>
      <w:rFonts w:cs="Times New Roman"/>
      <w:color w:val="0000FF"/>
      <w:u w:val="single"/>
    </w:rPr>
  </w:style>
  <w:style w:type="character" w:styleId="35">
    <w:name w:val="annotation reference"/>
    <w:unhideWhenUsed/>
    <w:qFormat/>
    <w:uiPriority w:val="99"/>
    <w:rPr>
      <w:sz w:val="21"/>
      <w:szCs w:val="21"/>
    </w:rPr>
  </w:style>
  <w:style w:type="paragraph" w:customStyle="1" w:styleId="36">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37">
    <w:name w:val="页眉 字符"/>
    <w:link w:val="21"/>
    <w:qFormat/>
    <w:locked/>
    <w:uiPriority w:val="0"/>
    <w:rPr>
      <w:rFonts w:cs="Times New Roman"/>
      <w:kern w:val="2"/>
      <w:sz w:val="18"/>
      <w:szCs w:val="18"/>
    </w:rPr>
  </w:style>
  <w:style w:type="character" w:customStyle="1" w:styleId="38">
    <w:name w:val="文档结构图 字符"/>
    <w:link w:val="13"/>
    <w:qFormat/>
    <w:locked/>
    <w:uiPriority w:val="0"/>
    <w:rPr>
      <w:rFonts w:ascii="宋体" w:cs="Times New Roman"/>
      <w:kern w:val="2"/>
      <w:sz w:val="18"/>
      <w:szCs w:val="18"/>
    </w:rPr>
  </w:style>
  <w:style w:type="character" w:customStyle="1" w:styleId="39">
    <w:name w:val="批注框文本 字符"/>
    <w:link w:val="19"/>
    <w:qFormat/>
    <w:locked/>
    <w:uiPriority w:val="0"/>
    <w:rPr>
      <w:rFonts w:cs="Times New Roman"/>
      <w:kern w:val="2"/>
      <w:sz w:val="18"/>
      <w:szCs w:val="18"/>
    </w:rPr>
  </w:style>
  <w:style w:type="character" w:customStyle="1" w:styleId="40">
    <w:name w:val="批注文字 字符1"/>
    <w:link w:val="14"/>
    <w:qFormat/>
    <w:locked/>
    <w:uiPriority w:val="99"/>
    <w:rPr>
      <w:rFonts w:cs="Times New Roman"/>
      <w:kern w:val="2"/>
      <w:sz w:val="21"/>
    </w:rPr>
  </w:style>
  <w:style w:type="paragraph" w:styleId="41">
    <w:name w:val="List Paragraph"/>
    <w:basedOn w:val="1"/>
    <w:qFormat/>
    <w:uiPriority w:val="34"/>
    <w:pPr>
      <w:ind w:firstLine="200"/>
    </w:pPr>
  </w:style>
  <w:style w:type="character" w:customStyle="1" w:styleId="42">
    <w:name w:val="标题 4 字符"/>
    <w:link w:val="5"/>
    <w:qFormat/>
    <w:uiPriority w:val="0"/>
    <w:rPr>
      <w:rFonts w:ascii="仿宋_GB2312" w:hAnsi="宋体" w:eastAsia="仿宋_GB2312"/>
      <w:b/>
      <w:bCs/>
      <w:sz w:val="28"/>
      <w:szCs w:val="28"/>
      <w14:ligatures w14:val="standardContextual"/>
    </w:rPr>
  </w:style>
  <w:style w:type="character" w:customStyle="1" w:styleId="43">
    <w:name w:val="标题 5 字符"/>
    <w:link w:val="6"/>
    <w:qFormat/>
    <w:uiPriority w:val="0"/>
    <w:rPr>
      <w:rFonts w:ascii="宋体" w:hAnsi="宋体"/>
      <w:b/>
      <w:bCs/>
      <w:sz w:val="21"/>
      <w:szCs w:val="24"/>
      <w:u w:val="single"/>
    </w:rPr>
  </w:style>
  <w:style w:type="character" w:customStyle="1" w:styleId="44">
    <w:name w:val="标题 6 字符"/>
    <w:link w:val="7"/>
    <w:qFormat/>
    <w:uiPriority w:val="0"/>
    <w:rPr>
      <w:rFonts w:ascii="宋体" w:hAnsi="宋体"/>
      <w:b/>
      <w:bCs/>
      <w:sz w:val="24"/>
      <w:szCs w:val="24"/>
      <w:u w:val="single"/>
    </w:rPr>
  </w:style>
  <w:style w:type="character" w:customStyle="1" w:styleId="45">
    <w:name w:val="标题 7 字符"/>
    <w:link w:val="8"/>
    <w:qFormat/>
    <w:uiPriority w:val="0"/>
    <w:rPr>
      <w:b/>
      <w:bCs/>
      <w:kern w:val="2"/>
      <w:sz w:val="24"/>
      <w:szCs w:val="24"/>
    </w:rPr>
  </w:style>
  <w:style w:type="character" w:customStyle="1" w:styleId="46">
    <w:name w:val="标题 8 字符"/>
    <w:link w:val="9"/>
    <w:qFormat/>
    <w:uiPriority w:val="0"/>
    <w:rPr>
      <w:rFonts w:ascii="Arial" w:hAnsi="Arial" w:eastAsia="黑体"/>
      <w:kern w:val="2"/>
      <w:sz w:val="24"/>
      <w:szCs w:val="24"/>
    </w:rPr>
  </w:style>
  <w:style w:type="character" w:customStyle="1" w:styleId="47">
    <w:name w:val="标题 9 字符"/>
    <w:link w:val="10"/>
    <w:qFormat/>
    <w:uiPriority w:val="0"/>
    <w:rPr>
      <w:rFonts w:ascii="Arial" w:hAnsi="Arial" w:eastAsia="黑体"/>
      <w:kern w:val="2"/>
      <w:sz w:val="21"/>
      <w:szCs w:val="21"/>
    </w:rPr>
  </w:style>
  <w:style w:type="character" w:customStyle="1" w:styleId="48">
    <w:name w:val="headline-content2"/>
    <w:uiPriority w:val="0"/>
  </w:style>
  <w:style w:type="character" w:customStyle="1" w:styleId="49">
    <w:name w:val="页脚 字符"/>
    <w:link w:val="20"/>
    <w:qFormat/>
    <w:uiPriority w:val="99"/>
    <w:rPr>
      <w:kern w:val="2"/>
      <w:sz w:val="21"/>
      <w:szCs w:val="21"/>
      <w14:ligatures w14:val="standardContextual"/>
    </w:rPr>
  </w:style>
  <w:style w:type="character" w:customStyle="1" w:styleId="50">
    <w:name w:val="批注文字 字符"/>
    <w:semiHidden/>
    <w:qFormat/>
    <w:uiPriority w:val="99"/>
    <w:rPr>
      <w:kern w:val="2"/>
      <w:sz w:val="21"/>
      <w:szCs w:val="24"/>
    </w:rPr>
  </w:style>
  <w:style w:type="character" w:customStyle="1" w:styleId="51">
    <w:name w:val="批注主题 字符"/>
    <w:link w:val="29"/>
    <w:qFormat/>
    <w:uiPriority w:val="0"/>
    <w:rPr>
      <w:rFonts w:cs="Times New Roman"/>
      <w:b/>
      <w:bCs/>
      <w:kern w:val="2"/>
      <w:sz w:val="21"/>
      <w:szCs w:val="24"/>
    </w:rPr>
  </w:style>
  <w:style w:type="paragraph" w:customStyle="1" w:styleId="52">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53">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54">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55">
    <w:name w:val="修订4"/>
    <w:hidden/>
    <w:semiHidden/>
    <w:qFormat/>
    <w:uiPriority w:val="99"/>
    <w:rPr>
      <w:rFonts w:ascii="Times New Roman" w:hAnsi="Times New Roman" w:eastAsia="宋体" w:cs="Times New Roman"/>
      <w:kern w:val="2"/>
      <w:sz w:val="21"/>
      <w:szCs w:val="24"/>
      <w:lang w:val="en-US" w:eastAsia="zh-CN" w:bidi="ar-SA"/>
    </w:rPr>
  </w:style>
  <w:style w:type="paragraph" w:customStyle="1" w:styleId="56">
    <w:name w:val="修订5"/>
    <w:hidden/>
    <w:unhideWhenUsed/>
    <w:qFormat/>
    <w:uiPriority w:val="99"/>
    <w:rPr>
      <w:rFonts w:ascii="Times New Roman" w:hAnsi="Times New Roman" w:eastAsia="宋体" w:cs="Times New Roman"/>
      <w:kern w:val="2"/>
      <w:sz w:val="21"/>
      <w:szCs w:val="24"/>
      <w:lang w:val="en-US" w:eastAsia="zh-CN" w:bidi="ar-SA"/>
    </w:rPr>
  </w:style>
  <w:style w:type="paragraph" w:customStyle="1" w:styleId="57">
    <w:name w:val="MTDisplayEquation"/>
    <w:basedOn w:val="1"/>
    <w:next w:val="1"/>
    <w:link w:val="58"/>
    <w:uiPriority w:val="0"/>
    <w:pPr>
      <w:tabs>
        <w:tab w:val="center" w:pos="4420"/>
        <w:tab w:val="right" w:pos="8840"/>
      </w:tabs>
      <w:spacing w:line="360" w:lineRule="auto"/>
    </w:pPr>
    <w:rPr>
      <w:color w:val="000000"/>
      <w:sz w:val="24"/>
      <w:szCs w:val="20"/>
    </w:rPr>
  </w:style>
  <w:style w:type="character" w:customStyle="1" w:styleId="58">
    <w:name w:val="MTDisplayEquation 字符"/>
    <w:basedOn w:val="32"/>
    <w:link w:val="57"/>
    <w:qFormat/>
    <w:uiPriority w:val="0"/>
    <w:rPr>
      <w:color w:val="000000"/>
      <w:kern w:val="2"/>
      <w:sz w:val="24"/>
    </w:rPr>
  </w:style>
  <w:style w:type="paragraph" w:customStyle="1" w:styleId="59">
    <w:name w:val="表格内容"/>
    <w:link w:val="60"/>
    <w:qFormat/>
    <w:uiPriority w:val="0"/>
    <w:pPr>
      <w:adjustRightInd w:val="0"/>
      <w:snapToGrid w:val="0"/>
      <w:jc w:val="center"/>
    </w:pPr>
    <w:rPr>
      <w:rFonts w:ascii="Times New Roman" w:hAnsi="Times New Roman" w:eastAsia="宋体" w:cs="Times New Roman"/>
      <w:sz w:val="24"/>
      <w:szCs w:val="24"/>
      <w:lang w:val="en-US" w:eastAsia="zh-CN" w:bidi="ar-SA"/>
    </w:rPr>
  </w:style>
  <w:style w:type="character" w:customStyle="1" w:styleId="60">
    <w:name w:val="表格内容 字符"/>
    <w:basedOn w:val="32"/>
    <w:link w:val="59"/>
    <w:uiPriority w:val="0"/>
    <w:rPr>
      <w:sz w:val="24"/>
      <w:szCs w:val="24"/>
    </w:rPr>
  </w:style>
  <w:style w:type="table" w:customStyle="1" w:styleId="61">
    <w:name w:val="Grid Table Light"/>
    <w:basedOn w:val="30"/>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62">
    <w:name w:val="标题 字符"/>
    <w:basedOn w:val="32"/>
    <w:link w:val="28"/>
    <w:uiPriority w:val="0"/>
    <w:rPr>
      <w:rFonts w:ascii="黑体" w:hAnsi="黑体" w:eastAsia="黑体" w:cs="黑体"/>
      <w:b/>
      <w:bCs/>
      <w:kern w:val="2"/>
      <w:sz w:val="40"/>
      <w:szCs w:val="48"/>
    </w:rPr>
  </w:style>
  <w:style w:type="character" w:customStyle="1" w:styleId="63">
    <w:name w:val="标题 3 字符"/>
    <w:basedOn w:val="32"/>
    <w:link w:val="4"/>
    <w:uiPriority w:val="0"/>
    <w:rPr>
      <w:rFonts w:eastAsia="黑体"/>
      <w:b/>
      <w:bCs/>
      <w:kern w:val="2"/>
      <w:sz w:val="28"/>
      <w:szCs w:val="28"/>
      <w14:ligatures w14:val="standardContextual"/>
    </w:rPr>
  </w:style>
  <w:style w:type="paragraph" w:customStyle="1" w:styleId="64">
    <w:name w:val="Revision"/>
    <w:hidden/>
    <w:unhideWhenUsed/>
    <w:uiPriority w:val="99"/>
    <w:rPr>
      <w:rFonts w:ascii="Times New Roman" w:hAnsi="Times New Roman" w:eastAsia="宋体" w:cs="Times New Roman"/>
      <w:kern w:val="2"/>
      <w:sz w:val="28"/>
      <w:szCs w:val="28"/>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0E64578-5A07-47D8-A08D-5B860DBAEA6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1158</Words>
  <Characters>6602</Characters>
  <Lines>55</Lines>
  <Paragraphs>15</Paragraphs>
  <TotalTime>0</TotalTime>
  <ScaleCrop>false</ScaleCrop>
  <LinksUpToDate>false</LinksUpToDate>
  <CharactersWithSpaces>7745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2026-04-20T19:17:00Z</dcterms:created>
  <dc:creator>YJY</dc:creator>
  <cp:lastModifiedBy>林雪茹</cp:lastModifiedBy>
  <cp:lastPrinted>2025-05-29T13:42:00Z</cp:lastPrinted>
  <dcterms:modified xsi:type="dcterms:W3CDTF">2026-04-20T19:36:21Z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C1C73AC97D65490D740DE669FE8BE6D0_43</vt:lpwstr>
  </property>
  <property fmtid="{D5CDD505-2E9C-101B-9397-08002B2CF9AE}" pid="4" name="KSOTemplateDocerSaveRecord">
    <vt:lpwstr>eyJoZGlkIjoiM2JkMjQxNzAxNTA0MGJlMjMxOThiZDQ1ZjNhN2Y2MGUiLCJ1c2VySWQiOiIxOTY4NjU1MzAifQ==</vt:lpwstr>
  </property>
  <property fmtid="{D5CDD505-2E9C-101B-9397-08002B2CF9AE}" pid="5" name="GrammarlyDocumentId">
    <vt:lpwstr>7bbd7ed9-dc54-420f-8195-0fd13eadf90e</vt:lpwstr>
  </property>
  <property fmtid="{D5CDD505-2E9C-101B-9397-08002B2CF9AE}" pid="6" name="MTWinEqns">
    <vt:bool>true</vt:bool>
  </property>
</Properties>
</file>